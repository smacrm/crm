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EastAsia" w:eastAsiaTheme="minorEastAsia" w:hAnsiTheme="majorEastAsia" w:cstheme="minorBidi"/>
          <w:b w:val="0"/>
          <w:bCs w:val="0"/>
          <w:color w:val="auto"/>
          <w:kern w:val="2"/>
          <w:sz w:val="21"/>
          <w:szCs w:val="22"/>
          <w:lang w:val="ja-JP"/>
        </w:rPr>
        <w:id w:val="1668440597"/>
        <w:docPartObj>
          <w:docPartGallery w:val="Table of Contents"/>
          <w:docPartUnique/>
        </w:docPartObj>
      </w:sdtPr>
      <w:sdtContent>
        <w:p w:rsidR="00D65590" w:rsidRPr="00103BAB" w:rsidRDefault="00D65590" w:rsidP="00D65590">
          <w:pPr>
            <w:pStyle w:val="ad"/>
            <w:jc w:val="center"/>
            <w:rPr>
              <w:rFonts w:asciiTheme="majorEastAsia" w:hAnsiTheme="majorEastAsia"/>
            </w:rPr>
          </w:pPr>
          <w:r w:rsidRPr="00103BAB">
            <w:rPr>
              <w:rFonts w:asciiTheme="majorEastAsia" w:hAnsiTheme="majorEastAsia" w:hint="eastAsia"/>
              <w:lang w:val="ja-JP"/>
            </w:rPr>
            <w:t>受付情報　機能や概要</w:t>
          </w:r>
        </w:p>
        <w:p w:rsidR="001C2630" w:rsidRDefault="00D65590">
          <w:pPr>
            <w:pStyle w:val="12"/>
            <w:tabs>
              <w:tab w:val="left" w:pos="840"/>
            </w:tabs>
            <w:rPr>
              <w:noProof/>
            </w:rPr>
          </w:pPr>
          <w:r w:rsidRPr="00103BAB">
            <w:rPr>
              <w:rFonts w:asciiTheme="majorEastAsia" w:eastAsiaTheme="majorEastAsia" w:hAnsiTheme="majorEastAsia"/>
            </w:rPr>
            <w:fldChar w:fldCharType="begin"/>
          </w:r>
          <w:r w:rsidRPr="00103BAB">
            <w:rPr>
              <w:rFonts w:asciiTheme="majorEastAsia" w:eastAsiaTheme="majorEastAsia" w:hAnsiTheme="majorEastAsia"/>
            </w:rPr>
            <w:instrText xml:space="preserve"> TOC \o "1-3" \h \z \u </w:instrText>
          </w:r>
          <w:r w:rsidRPr="00103BAB">
            <w:rPr>
              <w:rFonts w:asciiTheme="majorEastAsia" w:eastAsiaTheme="majorEastAsia" w:hAnsiTheme="majorEastAsia"/>
            </w:rPr>
            <w:fldChar w:fldCharType="separate"/>
          </w:r>
          <w:hyperlink w:anchor="_Toc483178664" w:history="1">
            <w:r w:rsidR="001C2630" w:rsidRPr="00C45085">
              <w:rPr>
                <w:rStyle w:val="ae"/>
                <w:rFonts w:asciiTheme="majorEastAsia" w:hAnsiTheme="majorEastAsia"/>
                <w:noProof/>
              </w:rPr>
              <w:t>ISSUE</w:t>
            </w:r>
            <w:r w:rsidR="001C2630">
              <w:rPr>
                <w:noProof/>
              </w:rPr>
              <w:tab/>
            </w:r>
            <w:r w:rsidR="001C2630" w:rsidRPr="00C45085">
              <w:rPr>
                <w:rStyle w:val="ae"/>
                <w:rFonts w:asciiTheme="majorEastAsia" w:hAnsiTheme="majorEastAsia" w:hint="eastAsia"/>
                <w:noProof/>
              </w:rPr>
              <w:t>受付情報</w:t>
            </w:r>
            <w:r w:rsidR="001C2630">
              <w:rPr>
                <w:noProof/>
                <w:webHidden/>
              </w:rPr>
              <w:tab/>
            </w:r>
            <w:r w:rsidR="001C2630">
              <w:rPr>
                <w:noProof/>
                <w:webHidden/>
              </w:rPr>
              <w:fldChar w:fldCharType="begin"/>
            </w:r>
            <w:r w:rsidR="001C2630">
              <w:rPr>
                <w:noProof/>
                <w:webHidden/>
              </w:rPr>
              <w:instrText xml:space="preserve"> PAGEREF _Toc483178664 \h </w:instrText>
            </w:r>
            <w:r w:rsidR="001C2630">
              <w:rPr>
                <w:noProof/>
                <w:webHidden/>
              </w:rPr>
            </w:r>
            <w:r w:rsidR="001C2630">
              <w:rPr>
                <w:noProof/>
                <w:webHidden/>
              </w:rPr>
              <w:fldChar w:fldCharType="separate"/>
            </w:r>
            <w:r w:rsidR="001C2630">
              <w:rPr>
                <w:noProof/>
                <w:webHidden/>
              </w:rPr>
              <w:t>3</w:t>
            </w:r>
            <w:r w:rsidR="001C2630">
              <w:rPr>
                <w:noProof/>
                <w:webHidden/>
              </w:rPr>
              <w:fldChar w:fldCharType="end"/>
            </w:r>
          </w:hyperlink>
        </w:p>
        <w:p w:rsidR="001C2630" w:rsidRDefault="00A95465">
          <w:pPr>
            <w:pStyle w:val="12"/>
            <w:tabs>
              <w:tab w:val="left" w:pos="1050"/>
            </w:tabs>
            <w:rPr>
              <w:noProof/>
            </w:rPr>
          </w:pPr>
          <w:hyperlink w:anchor="_Toc483178665" w:history="1">
            <w:r w:rsidR="001C2630" w:rsidRPr="00C45085">
              <w:rPr>
                <w:rStyle w:val="ae"/>
                <w:rFonts w:asciiTheme="majorEastAsia" w:hAnsiTheme="majorEastAsia"/>
                <w:noProof/>
              </w:rPr>
              <w:t>ISSUE-1</w:t>
            </w:r>
            <w:r w:rsidR="001C2630">
              <w:rPr>
                <w:noProof/>
              </w:rPr>
              <w:tab/>
            </w:r>
            <w:r w:rsidR="001C2630" w:rsidRPr="00C45085">
              <w:rPr>
                <w:rStyle w:val="ae"/>
                <w:rFonts w:asciiTheme="majorEastAsia" w:hAnsiTheme="majorEastAsia" w:hint="eastAsia"/>
                <w:noProof/>
              </w:rPr>
              <w:t>受付情報リスト画面</w:t>
            </w:r>
            <w:r w:rsidR="001C2630">
              <w:rPr>
                <w:noProof/>
                <w:webHidden/>
              </w:rPr>
              <w:tab/>
            </w:r>
            <w:r w:rsidR="001C2630">
              <w:rPr>
                <w:noProof/>
                <w:webHidden/>
              </w:rPr>
              <w:fldChar w:fldCharType="begin"/>
            </w:r>
            <w:r w:rsidR="001C2630">
              <w:rPr>
                <w:noProof/>
                <w:webHidden/>
              </w:rPr>
              <w:instrText xml:space="preserve"> PAGEREF _Toc483178665 \h </w:instrText>
            </w:r>
            <w:r w:rsidR="001C2630">
              <w:rPr>
                <w:noProof/>
                <w:webHidden/>
              </w:rPr>
            </w:r>
            <w:r w:rsidR="001C2630">
              <w:rPr>
                <w:noProof/>
                <w:webHidden/>
              </w:rPr>
              <w:fldChar w:fldCharType="separate"/>
            </w:r>
            <w:r w:rsidR="001C2630">
              <w:rPr>
                <w:noProof/>
                <w:webHidden/>
              </w:rPr>
              <w:t>3</w:t>
            </w:r>
            <w:r w:rsidR="001C2630">
              <w:rPr>
                <w:noProof/>
                <w:webHidden/>
              </w:rPr>
              <w:fldChar w:fldCharType="end"/>
            </w:r>
          </w:hyperlink>
        </w:p>
        <w:p w:rsidR="001C2630" w:rsidRDefault="00A95465">
          <w:pPr>
            <w:pStyle w:val="12"/>
            <w:rPr>
              <w:noProof/>
            </w:rPr>
          </w:pPr>
          <w:hyperlink w:anchor="_Toc483178666"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rPr>
              <w:t>受付情報リスト　機能と概要</w:t>
            </w:r>
            <w:r w:rsidR="001C2630">
              <w:rPr>
                <w:noProof/>
                <w:webHidden/>
              </w:rPr>
              <w:tab/>
            </w:r>
            <w:r w:rsidR="001C2630">
              <w:rPr>
                <w:noProof/>
                <w:webHidden/>
              </w:rPr>
              <w:fldChar w:fldCharType="begin"/>
            </w:r>
            <w:r w:rsidR="001C2630">
              <w:rPr>
                <w:noProof/>
                <w:webHidden/>
              </w:rPr>
              <w:instrText xml:space="preserve"> PAGEREF _Toc483178666 \h </w:instrText>
            </w:r>
            <w:r w:rsidR="001C2630">
              <w:rPr>
                <w:noProof/>
                <w:webHidden/>
              </w:rPr>
            </w:r>
            <w:r w:rsidR="001C2630">
              <w:rPr>
                <w:noProof/>
                <w:webHidden/>
              </w:rPr>
              <w:fldChar w:fldCharType="separate"/>
            </w:r>
            <w:r w:rsidR="001C2630">
              <w:rPr>
                <w:noProof/>
                <w:webHidden/>
              </w:rPr>
              <w:t>3</w:t>
            </w:r>
            <w:r w:rsidR="001C2630">
              <w:rPr>
                <w:noProof/>
                <w:webHidden/>
              </w:rPr>
              <w:fldChar w:fldCharType="end"/>
            </w:r>
          </w:hyperlink>
        </w:p>
        <w:p w:rsidR="001C2630" w:rsidRDefault="00A95465">
          <w:pPr>
            <w:pStyle w:val="12"/>
            <w:rPr>
              <w:noProof/>
            </w:rPr>
          </w:pPr>
          <w:hyperlink w:anchor="_Toc483178667"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 </w:t>
            </w:r>
            <w:r w:rsidR="001C2630" w:rsidRPr="00C45085">
              <w:rPr>
                <w:rStyle w:val="ae"/>
                <w:rFonts w:asciiTheme="majorEastAsia" w:hAnsiTheme="majorEastAsia" w:hint="eastAsia"/>
                <w:noProof/>
              </w:rPr>
              <w:t>案件リスト一覧】</w:t>
            </w:r>
            <w:r w:rsidR="001C2630">
              <w:rPr>
                <w:noProof/>
                <w:webHidden/>
              </w:rPr>
              <w:tab/>
            </w:r>
            <w:r w:rsidR="001C2630">
              <w:rPr>
                <w:noProof/>
                <w:webHidden/>
              </w:rPr>
              <w:fldChar w:fldCharType="begin"/>
            </w:r>
            <w:r w:rsidR="001C2630">
              <w:rPr>
                <w:noProof/>
                <w:webHidden/>
              </w:rPr>
              <w:instrText xml:space="preserve"> PAGEREF _Toc483178667 \h </w:instrText>
            </w:r>
            <w:r w:rsidR="001C2630">
              <w:rPr>
                <w:noProof/>
                <w:webHidden/>
              </w:rPr>
            </w:r>
            <w:r w:rsidR="001C2630">
              <w:rPr>
                <w:noProof/>
                <w:webHidden/>
              </w:rPr>
              <w:fldChar w:fldCharType="separate"/>
            </w:r>
            <w:r w:rsidR="001C2630">
              <w:rPr>
                <w:noProof/>
                <w:webHidden/>
              </w:rPr>
              <w:t>3</w:t>
            </w:r>
            <w:r w:rsidR="001C2630">
              <w:rPr>
                <w:noProof/>
                <w:webHidden/>
              </w:rPr>
              <w:fldChar w:fldCharType="end"/>
            </w:r>
          </w:hyperlink>
        </w:p>
        <w:p w:rsidR="001C2630" w:rsidRDefault="00A95465">
          <w:pPr>
            <w:pStyle w:val="12"/>
            <w:rPr>
              <w:noProof/>
            </w:rPr>
          </w:pPr>
          <w:hyperlink w:anchor="_Toc483178668"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No.2 </w:t>
            </w:r>
            <w:r w:rsidR="001C2630" w:rsidRPr="00C45085">
              <w:rPr>
                <w:rStyle w:val="ae"/>
                <w:rFonts w:asciiTheme="majorEastAsia" w:hAnsiTheme="majorEastAsia" w:hint="eastAsia"/>
                <w:noProof/>
              </w:rPr>
              <w:t>詳細検索リスト一覧】</w:t>
            </w:r>
            <w:r w:rsidR="001C2630">
              <w:rPr>
                <w:noProof/>
                <w:webHidden/>
              </w:rPr>
              <w:tab/>
            </w:r>
            <w:r w:rsidR="001C2630">
              <w:rPr>
                <w:noProof/>
                <w:webHidden/>
              </w:rPr>
              <w:fldChar w:fldCharType="begin"/>
            </w:r>
            <w:r w:rsidR="001C2630">
              <w:rPr>
                <w:noProof/>
                <w:webHidden/>
              </w:rPr>
              <w:instrText xml:space="preserve"> PAGEREF _Toc483178668 \h </w:instrText>
            </w:r>
            <w:r w:rsidR="001C2630">
              <w:rPr>
                <w:noProof/>
                <w:webHidden/>
              </w:rPr>
            </w:r>
            <w:r w:rsidR="001C2630">
              <w:rPr>
                <w:noProof/>
                <w:webHidden/>
              </w:rPr>
              <w:fldChar w:fldCharType="separate"/>
            </w:r>
            <w:r w:rsidR="001C2630">
              <w:rPr>
                <w:noProof/>
                <w:webHidden/>
              </w:rPr>
              <w:t>4</w:t>
            </w:r>
            <w:r w:rsidR="001C2630">
              <w:rPr>
                <w:noProof/>
                <w:webHidden/>
              </w:rPr>
              <w:fldChar w:fldCharType="end"/>
            </w:r>
          </w:hyperlink>
        </w:p>
        <w:p w:rsidR="001C2630" w:rsidRDefault="00A95465">
          <w:pPr>
            <w:pStyle w:val="12"/>
            <w:rPr>
              <w:noProof/>
            </w:rPr>
          </w:pPr>
          <w:hyperlink w:anchor="_Toc483178669"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No.3 Todo</w:t>
            </w:r>
            <w:r w:rsidR="001C2630" w:rsidRPr="00C45085">
              <w:rPr>
                <w:rStyle w:val="ae"/>
                <w:rFonts w:asciiTheme="majorEastAsia" w:hAnsiTheme="majorEastAsia" w:hint="eastAsia"/>
                <w:noProof/>
              </w:rPr>
              <w:t>リスト一覧】</w:t>
            </w:r>
            <w:r w:rsidR="001C2630">
              <w:rPr>
                <w:noProof/>
                <w:webHidden/>
              </w:rPr>
              <w:tab/>
            </w:r>
            <w:r w:rsidR="001C2630">
              <w:rPr>
                <w:noProof/>
                <w:webHidden/>
              </w:rPr>
              <w:fldChar w:fldCharType="begin"/>
            </w:r>
            <w:r w:rsidR="001C2630">
              <w:rPr>
                <w:noProof/>
                <w:webHidden/>
              </w:rPr>
              <w:instrText xml:space="preserve"> PAGEREF _Toc483178669 \h </w:instrText>
            </w:r>
            <w:r w:rsidR="001C2630">
              <w:rPr>
                <w:noProof/>
                <w:webHidden/>
              </w:rPr>
            </w:r>
            <w:r w:rsidR="001C2630">
              <w:rPr>
                <w:noProof/>
                <w:webHidden/>
              </w:rPr>
              <w:fldChar w:fldCharType="separate"/>
            </w:r>
            <w:r w:rsidR="001C2630">
              <w:rPr>
                <w:noProof/>
                <w:webHidden/>
              </w:rPr>
              <w:t>4</w:t>
            </w:r>
            <w:r w:rsidR="001C2630">
              <w:rPr>
                <w:noProof/>
                <w:webHidden/>
              </w:rPr>
              <w:fldChar w:fldCharType="end"/>
            </w:r>
          </w:hyperlink>
        </w:p>
        <w:p w:rsidR="001C2630" w:rsidRDefault="00A95465">
          <w:pPr>
            <w:pStyle w:val="12"/>
            <w:rPr>
              <w:noProof/>
            </w:rPr>
          </w:pPr>
          <w:hyperlink w:anchor="_Toc483178670"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No.4 </w:t>
            </w:r>
            <w:r w:rsidR="001C2630" w:rsidRPr="00C45085">
              <w:rPr>
                <w:rStyle w:val="ae"/>
                <w:rFonts w:asciiTheme="majorEastAsia" w:hAnsiTheme="majorEastAsia" w:hint="eastAsia"/>
                <w:noProof/>
              </w:rPr>
              <w:t>経過案件一覧】</w:t>
            </w:r>
            <w:r w:rsidR="001C2630">
              <w:rPr>
                <w:noProof/>
                <w:webHidden/>
              </w:rPr>
              <w:tab/>
            </w:r>
            <w:r w:rsidR="001C2630">
              <w:rPr>
                <w:noProof/>
                <w:webHidden/>
              </w:rPr>
              <w:fldChar w:fldCharType="begin"/>
            </w:r>
            <w:r w:rsidR="001C2630">
              <w:rPr>
                <w:noProof/>
                <w:webHidden/>
              </w:rPr>
              <w:instrText xml:space="preserve"> PAGEREF _Toc483178670 \h </w:instrText>
            </w:r>
            <w:r w:rsidR="001C2630">
              <w:rPr>
                <w:noProof/>
                <w:webHidden/>
              </w:rPr>
            </w:r>
            <w:r w:rsidR="001C2630">
              <w:rPr>
                <w:noProof/>
                <w:webHidden/>
              </w:rPr>
              <w:fldChar w:fldCharType="separate"/>
            </w:r>
            <w:r w:rsidR="001C2630">
              <w:rPr>
                <w:noProof/>
                <w:webHidden/>
              </w:rPr>
              <w:t>4</w:t>
            </w:r>
            <w:r w:rsidR="001C2630">
              <w:rPr>
                <w:noProof/>
                <w:webHidden/>
              </w:rPr>
              <w:fldChar w:fldCharType="end"/>
            </w:r>
          </w:hyperlink>
        </w:p>
        <w:p w:rsidR="001C2630" w:rsidRDefault="00A95465">
          <w:pPr>
            <w:pStyle w:val="12"/>
            <w:rPr>
              <w:noProof/>
            </w:rPr>
          </w:pPr>
          <w:hyperlink w:anchor="_Toc483178671"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No.6 </w:t>
            </w:r>
            <w:r w:rsidR="001C2630" w:rsidRPr="00C45085">
              <w:rPr>
                <w:rStyle w:val="ae"/>
                <w:rFonts w:asciiTheme="majorEastAsia" w:hAnsiTheme="majorEastAsia" w:hint="eastAsia"/>
                <w:noProof/>
              </w:rPr>
              <w:t>スマート検索】</w:t>
            </w:r>
            <w:r w:rsidR="001C2630">
              <w:rPr>
                <w:noProof/>
                <w:webHidden/>
              </w:rPr>
              <w:tab/>
            </w:r>
            <w:r w:rsidR="001C2630">
              <w:rPr>
                <w:noProof/>
                <w:webHidden/>
              </w:rPr>
              <w:fldChar w:fldCharType="begin"/>
            </w:r>
            <w:r w:rsidR="001C2630">
              <w:rPr>
                <w:noProof/>
                <w:webHidden/>
              </w:rPr>
              <w:instrText xml:space="preserve"> PAGEREF _Toc483178671 \h </w:instrText>
            </w:r>
            <w:r w:rsidR="001C2630">
              <w:rPr>
                <w:noProof/>
                <w:webHidden/>
              </w:rPr>
            </w:r>
            <w:r w:rsidR="001C2630">
              <w:rPr>
                <w:noProof/>
                <w:webHidden/>
              </w:rPr>
              <w:fldChar w:fldCharType="separate"/>
            </w:r>
            <w:r w:rsidR="001C2630">
              <w:rPr>
                <w:noProof/>
                <w:webHidden/>
              </w:rPr>
              <w:t>5</w:t>
            </w:r>
            <w:r w:rsidR="001C2630">
              <w:rPr>
                <w:noProof/>
                <w:webHidden/>
              </w:rPr>
              <w:fldChar w:fldCharType="end"/>
            </w:r>
          </w:hyperlink>
        </w:p>
        <w:p w:rsidR="001C2630" w:rsidRDefault="00A95465">
          <w:pPr>
            <w:pStyle w:val="12"/>
            <w:rPr>
              <w:noProof/>
            </w:rPr>
          </w:pPr>
          <w:hyperlink w:anchor="_Toc483178672"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No.7 </w:t>
            </w:r>
            <w:r w:rsidR="001C2630" w:rsidRPr="00C45085">
              <w:rPr>
                <w:rStyle w:val="ae"/>
                <w:rFonts w:asciiTheme="majorEastAsia" w:hAnsiTheme="majorEastAsia" w:hint="eastAsia"/>
                <w:noProof/>
              </w:rPr>
              <w:t>経過案件一覧】</w:t>
            </w:r>
            <w:r w:rsidR="001C2630">
              <w:rPr>
                <w:noProof/>
                <w:webHidden/>
              </w:rPr>
              <w:tab/>
            </w:r>
            <w:r w:rsidR="001C2630">
              <w:rPr>
                <w:noProof/>
                <w:webHidden/>
              </w:rPr>
              <w:fldChar w:fldCharType="begin"/>
            </w:r>
            <w:r w:rsidR="001C2630">
              <w:rPr>
                <w:noProof/>
                <w:webHidden/>
              </w:rPr>
              <w:instrText xml:space="preserve"> PAGEREF _Toc483178672 \h </w:instrText>
            </w:r>
            <w:r w:rsidR="001C2630">
              <w:rPr>
                <w:noProof/>
                <w:webHidden/>
              </w:rPr>
            </w:r>
            <w:r w:rsidR="001C2630">
              <w:rPr>
                <w:noProof/>
                <w:webHidden/>
              </w:rPr>
              <w:fldChar w:fldCharType="separate"/>
            </w:r>
            <w:r w:rsidR="001C2630">
              <w:rPr>
                <w:noProof/>
                <w:webHidden/>
              </w:rPr>
              <w:t>5</w:t>
            </w:r>
            <w:r w:rsidR="001C2630">
              <w:rPr>
                <w:noProof/>
                <w:webHidden/>
              </w:rPr>
              <w:fldChar w:fldCharType="end"/>
            </w:r>
          </w:hyperlink>
        </w:p>
        <w:p w:rsidR="001C2630" w:rsidRDefault="00A95465">
          <w:pPr>
            <w:pStyle w:val="12"/>
            <w:rPr>
              <w:noProof/>
            </w:rPr>
          </w:pPr>
          <w:hyperlink w:anchor="_Toc483178673"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No.8 </w:t>
            </w:r>
            <w:r w:rsidR="001C2630" w:rsidRPr="00C45085">
              <w:rPr>
                <w:rStyle w:val="ae"/>
                <w:rFonts w:asciiTheme="majorEastAsia" w:hAnsiTheme="majorEastAsia" w:hint="eastAsia"/>
                <w:noProof/>
              </w:rPr>
              <w:t>新規ボタン】</w:t>
            </w:r>
            <w:r w:rsidR="001C2630">
              <w:rPr>
                <w:noProof/>
                <w:webHidden/>
              </w:rPr>
              <w:tab/>
            </w:r>
            <w:r w:rsidR="001C2630">
              <w:rPr>
                <w:noProof/>
                <w:webHidden/>
              </w:rPr>
              <w:fldChar w:fldCharType="begin"/>
            </w:r>
            <w:r w:rsidR="001C2630">
              <w:rPr>
                <w:noProof/>
                <w:webHidden/>
              </w:rPr>
              <w:instrText xml:space="preserve"> PAGEREF _Toc483178673 \h </w:instrText>
            </w:r>
            <w:r w:rsidR="001C2630">
              <w:rPr>
                <w:noProof/>
                <w:webHidden/>
              </w:rPr>
            </w:r>
            <w:r w:rsidR="001C2630">
              <w:rPr>
                <w:noProof/>
                <w:webHidden/>
              </w:rPr>
              <w:fldChar w:fldCharType="separate"/>
            </w:r>
            <w:r w:rsidR="001C2630">
              <w:rPr>
                <w:noProof/>
                <w:webHidden/>
              </w:rPr>
              <w:t>5</w:t>
            </w:r>
            <w:r w:rsidR="001C2630">
              <w:rPr>
                <w:noProof/>
                <w:webHidden/>
              </w:rPr>
              <w:fldChar w:fldCharType="end"/>
            </w:r>
          </w:hyperlink>
        </w:p>
        <w:p w:rsidR="001C2630" w:rsidRDefault="00A95465">
          <w:pPr>
            <w:pStyle w:val="12"/>
            <w:rPr>
              <w:noProof/>
            </w:rPr>
          </w:pPr>
          <w:hyperlink w:anchor="_Toc483178674"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No.9 </w:t>
            </w:r>
            <w:r w:rsidR="001C2630" w:rsidRPr="00C45085">
              <w:rPr>
                <w:rStyle w:val="ae"/>
                <w:rFonts w:asciiTheme="majorEastAsia" w:hAnsiTheme="majorEastAsia" w:hint="eastAsia"/>
                <w:noProof/>
                <w:lang w:val="vi-VN"/>
              </w:rPr>
              <w:t>エクスポートボタン</w:t>
            </w:r>
            <w:r w:rsidR="001C2630" w:rsidRPr="00C45085">
              <w:rPr>
                <w:rStyle w:val="ae"/>
                <w:rFonts w:asciiTheme="majorEastAsia" w:hAnsiTheme="majorEastAsia" w:hint="eastAsia"/>
                <w:noProof/>
              </w:rPr>
              <w:t>】</w:t>
            </w:r>
            <w:r w:rsidR="001C2630">
              <w:rPr>
                <w:noProof/>
                <w:webHidden/>
              </w:rPr>
              <w:tab/>
            </w:r>
            <w:r w:rsidR="001C2630">
              <w:rPr>
                <w:noProof/>
                <w:webHidden/>
              </w:rPr>
              <w:fldChar w:fldCharType="begin"/>
            </w:r>
            <w:r w:rsidR="001C2630">
              <w:rPr>
                <w:noProof/>
                <w:webHidden/>
              </w:rPr>
              <w:instrText xml:space="preserve"> PAGEREF _Toc483178674 \h </w:instrText>
            </w:r>
            <w:r w:rsidR="001C2630">
              <w:rPr>
                <w:noProof/>
                <w:webHidden/>
              </w:rPr>
            </w:r>
            <w:r w:rsidR="001C2630">
              <w:rPr>
                <w:noProof/>
                <w:webHidden/>
              </w:rPr>
              <w:fldChar w:fldCharType="separate"/>
            </w:r>
            <w:r w:rsidR="001C2630">
              <w:rPr>
                <w:noProof/>
                <w:webHidden/>
              </w:rPr>
              <w:t>6</w:t>
            </w:r>
            <w:r w:rsidR="001C2630">
              <w:rPr>
                <w:noProof/>
                <w:webHidden/>
              </w:rPr>
              <w:fldChar w:fldCharType="end"/>
            </w:r>
          </w:hyperlink>
        </w:p>
        <w:p w:rsidR="001C2630" w:rsidRDefault="00A95465">
          <w:pPr>
            <w:pStyle w:val="12"/>
            <w:rPr>
              <w:noProof/>
            </w:rPr>
          </w:pPr>
          <w:hyperlink w:anchor="_Toc483178675"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No.10 </w:t>
            </w:r>
            <w:r w:rsidR="001C2630" w:rsidRPr="00C45085">
              <w:rPr>
                <w:rStyle w:val="ae"/>
                <w:rFonts w:asciiTheme="majorEastAsia" w:hAnsiTheme="majorEastAsia" w:hint="eastAsia"/>
                <w:noProof/>
              </w:rPr>
              <w:t>検索ボタン】</w:t>
            </w:r>
            <w:r w:rsidR="001C2630">
              <w:rPr>
                <w:noProof/>
                <w:webHidden/>
              </w:rPr>
              <w:tab/>
            </w:r>
            <w:r w:rsidR="001C2630">
              <w:rPr>
                <w:noProof/>
                <w:webHidden/>
              </w:rPr>
              <w:fldChar w:fldCharType="begin"/>
            </w:r>
            <w:r w:rsidR="001C2630">
              <w:rPr>
                <w:noProof/>
                <w:webHidden/>
              </w:rPr>
              <w:instrText xml:space="preserve"> PAGEREF _Toc483178675 \h </w:instrText>
            </w:r>
            <w:r w:rsidR="001C2630">
              <w:rPr>
                <w:noProof/>
                <w:webHidden/>
              </w:rPr>
            </w:r>
            <w:r w:rsidR="001C2630">
              <w:rPr>
                <w:noProof/>
                <w:webHidden/>
              </w:rPr>
              <w:fldChar w:fldCharType="separate"/>
            </w:r>
            <w:r w:rsidR="001C2630">
              <w:rPr>
                <w:noProof/>
                <w:webHidden/>
              </w:rPr>
              <w:t>6</w:t>
            </w:r>
            <w:r w:rsidR="001C2630">
              <w:rPr>
                <w:noProof/>
                <w:webHidden/>
              </w:rPr>
              <w:fldChar w:fldCharType="end"/>
            </w:r>
          </w:hyperlink>
        </w:p>
        <w:p w:rsidR="001C2630" w:rsidRDefault="00A95465">
          <w:pPr>
            <w:pStyle w:val="12"/>
            <w:rPr>
              <w:noProof/>
            </w:rPr>
          </w:pPr>
          <w:hyperlink w:anchor="_Toc483178676"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No.11 </w:t>
            </w:r>
            <w:r w:rsidR="001C2630" w:rsidRPr="00C45085">
              <w:rPr>
                <w:rStyle w:val="ae"/>
                <w:rFonts w:asciiTheme="majorEastAsia" w:hAnsiTheme="majorEastAsia" w:hint="eastAsia"/>
                <w:noProof/>
              </w:rPr>
              <w:t>リスト</w:t>
            </w:r>
            <w:r w:rsidR="001C2630" w:rsidRPr="00C45085">
              <w:rPr>
                <w:rStyle w:val="ae"/>
                <w:rFonts w:asciiTheme="majorEastAsia" w:hAnsiTheme="majorEastAsia"/>
                <w:noProof/>
              </w:rPr>
              <w:t>Header</w:t>
            </w:r>
            <w:r w:rsidR="001C2630" w:rsidRPr="00C45085">
              <w:rPr>
                <w:rStyle w:val="ae"/>
                <w:rFonts w:asciiTheme="majorEastAsia" w:hAnsiTheme="majorEastAsia" w:hint="eastAsia"/>
                <w:noProof/>
              </w:rPr>
              <w:t>】</w:t>
            </w:r>
            <w:r w:rsidR="001C2630">
              <w:rPr>
                <w:noProof/>
                <w:webHidden/>
              </w:rPr>
              <w:tab/>
            </w:r>
            <w:r w:rsidR="001C2630">
              <w:rPr>
                <w:noProof/>
                <w:webHidden/>
              </w:rPr>
              <w:fldChar w:fldCharType="begin"/>
            </w:r>
            <w:r w:rsidR="001C2630">
              <w:rPr>
                <w:noProof/>
                <w:webHidden/>
              </w:rPr>
              <w:instrText xml:space="preserve"> PAGEREF _Toc483178676 \h </w:instrText>
            </w:r>
            <w:r w:rsidR="001C2630">
              <w:rPr>
                <w:noProof/>
                <w:webHidden/>
              </w:rPr>
            </w:r>
            <w:r w:rsidR="001C2630">
              <w:rPr>
                <w:noProof/>
                <w:webHidden/>
              </w:rPr>
              <w:fldChar w:fldCharType="separate"/>
            </w:r>
            <w:r w:rsidR="001C2630">
              <w:rPr>
                <w:noProof/>
                <w:webHidden/>
              </w:rPr>
              <w:t>6</w:t>
            </w:r>
            <w:r w:rsidR="001C2630">
              <w:rPr>
                <w:noProof/>
                <w:webHidden/>
              </w:rPr>
              <w:fldChar w:fldCharType="end"/>
            </w:r>
          </w:hyperlink>
        </w:p>
        <w:p w:rsidR="001C2630" w:rsidRDefault="00A95465">
          <w:pPr>
            <w:pStyle w:val="12"/>
            <w:rPr>
              <w:noProof/>
            </w:rPr>
          </w:pPr>
          <w:hyperlink w:anchor="_Toc483178677"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No.12 </w:t>
            </w:r>
            <w:r w:rsidR="001C2630" w:rsidRPr="00C45085">
              <w:rPr>
                <w:rStyle w:val="ae"/>
                <w:rFonts w:asciiTheme="majorEastAsia" w:hAnsiTheme="majorEastAsia" w:hint="eastAsia"/>
                <w:noProof/>
              </w:rPr>
              <w:t>リンク】</w:t>
            </w:r>
            <w:r w:rsidR="001C2630">
              <w:rPr>
                <w:noProof/>
                <w:webHidden/>
              </w:rPr>
              <w:tab/>
            </w:r>
            <w:r w:rsidR="001C2630">
              <w:rPr>
                <w:noProof/>
                <w:webHidden/>
              </w:rPr>
              <w:fldChar w:fldCharType="begin"/>
            </w:r>
            <w:r w:rsidR="001C2630">
              <w:rPr>
                <w:noProof/>
                <w:webHidden/>
              </w:rPr>
              <w:instrText xml:space="preserve"> PAGEREF _Toc483178677 \h </w:instrText>
            </w:r>
            <w:r w:rsidR="001C2630">
              <w:rPr>
                <w:noProof/>
                <w:webHidden/>
              </w:rPr>
            </w:r>
            <w:r w:rsidR="001C2630">
              <w:rPr>
                <w:noProof/>
                <w:webHidden/>
              </w:rPr>
              <w:fldChar w:fldCharType="separate"/>
            </w:r>
            <w:r w:rsidR="001C2630">
              <w:rPr>
                <w:noProof/>
                <w:webHidden/>
              </w:rPr>
              <w:t>6</w:t>
            </w:r>
            <w:r w:rsidR="001C2630">
              <w:rPr>
                <w:noProof/>
                <w:webHidden/>
              </w:rPr>
              <w:fldChar w:fldCharType="end"/>
            </w:r>
          </w:hyperlink>
        </w:p>
        <w:p w:rsidR="001C2630" w:rsidRDefault="00A95465">
          <w:pPr>
            <w:pStyle w:val="12"/>
            <w:rPr>
              <w:noProof/>
            </w:rPr>
          </w:pPr>
          <w:hyperlink w:anchor="_Toc483178678"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No.13 </w:t>
            </w:r>
            <w:r w:rsidR="001C2630" w:rsidRPr="00C45085">
              <w:rPr>
                <w:rStyle w:val="ae"/>
                <w:rFonts w:asciiTheme="majorEastAsia" w:hAnsiTheme="majorEastAsia" w:hint="eastAsia"/>
                <w:noProof/>
              </w:rPr>
              <w:t>ペンマーク】</w:t>
            </w:r>
            <w:r w:rsidR="001C2630">
              <w:rPr>
                <w:noProof/>
                <w:webHidden/>
              </w:rPr>
              <w:tab/>
            </w:r>
            <w:r w:rsidR="001C2630">
              <w:rPr>
                <w:noProof/>
                <w:webHidden/>
              </w:rPr>
              <w:fldChar w:fldCharType="begin"/>
            </w:r>
            <w:r w:rsidR="001C2630">
              <w:rPr>
                <w:noProof/>
                <w:webHidden/>
              </w:rPr>
              <w:instrText xml:space="preserve"> PAGEREF _Toc483178678 \h </w:instrText>
            </w:r>
            <w:r w:rsidR="001C2630">
              <w:rPr>
                <w:noProof/>
                <w:webHidden/>
              </w:rPr>
            </w:r>
            <w:r w:rsidR="001C2630">
              <w:rPr>
                <w:noProof/>
                <w:webHidden/>
              </w:rPr>
              <w:fldChar w:fldCharType="separate"/>
            </w:r>
            <w:r w:rsidR="001C2630">
              <w:rPr>
                <w:noProof/>
                <w:webHidden/>
              </w:rPr>
              <w:t>6</w:t>
            </w:r>
            <w:r w:rsidR="001C2630">
              <w:rPr>
                <w:noProof/>
                <w:webHidden/>
              </w:rPr>
              <w:fldChar w:fldCharType="end"/>
            </w:r>
          </w:hyperlink>
        </w:p>
        <w:p w:rsidR="001C2630" w:rsidRDefault="00A95465">
          <w:pPr>
            <w:pStyle w:val="12"/>
            <w:rPr>
              <w:noProof/>
            </w:rPr>
          </w:pPr>
          <w:hyperlink w:anchor="_Toc483178679"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No.14 </w:t>
            </w:r>
            <w:r w:rsidR="001C2630" w:rsidRPr="00C45085">
              <w:rPr>
                <w:rStyle w:val="ae"/>
                <w:rFonts w:asciiTheme="majorEastAsia" w:hAnsiTheme="majorEastAsia" w:hint="eastAsia"/>
                <w:noProof/>
              </w:rPr>
              <w:t>丸マーク】</w:t>
            </w:r>
            <w:r w:rsidR="001C2630">
              <w:rPr>
                <w:noProof/>
                <w:webHidden/>
              </w:rPr>
              <w:tab/>
            </w:r>
            <w:r w:rsidR="001C2630">
              <w:rPr>
                <w:noProof/>
                <w:webHidden/>
              </w:rPr>
              <w:fldChar w:fldCharType="begin"/>
            </w:r>
            <w:r w:rsidR="001C2630">
              <w:rPr>
                <w:noProof/>
                <w:webHidden/>
              </w:rPr>
              <w:instrText xml:space="preserve"> PAGEREF _Toc483178679 \h </w:instrText>
            </w:r>
            <w:r w:rsidR="001C2630">
              <w:rPr>
                <w:noProof/>
                <w:webHidden/>
              </w:rPr>
            </w:r>
            <w:r w:rsidR="001C2630">
              <w:rPr>
                <w:noProof/>
                <w:webHidden/>
              </w:rPr>
              <w:fldChar w:fldCharType="separate"/>
            </w:r>
            <w:r w:rsidR="001C2630">
              <w:rPr>
                <w:noProof/>
                <w:webHidden/>
              </w:rPr>
              <w:t>6</w:t>
            </w:r>
            <w:r w:rsidR="001C2630">
              <w:rPr>
                <w:noProof/>
                <w:webHidden/>
              </w:rPr>
              <w:fldChar w:fldCharType="end"/>
            </w:r>
          </w:hyperlink>
        </w:p>
        <w:p w:rsidR="001C2630" w:rsidRDefault="00A95465">
          <w:pPr>
            <w:pStyle w:val="12"/>
            <w:rPr>
              <w:noProof/>
            </w:rPr>
          </w:pPr>
          <w:hyperlink w:anchor="_Toc483178680"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No.15 </w:t>
            </w:r>
            <w:r w:rsidR="001C2630" w:rsidRPr="00C45085">
              <w:rPr>
                <w:rStyle w:val="ae"/>
                <w:rFonts w:asciiTheme="majorEastAsia" w:hAnsiTheme="majorEastAsia" w:hint="eastAsia"/>
                <w:noProof/>
              </w:rPr>
              <w:t>受付情報の商品メモ】</w:t>
            </w:r>
            <w:r w:rsidR="001C2630">
              <w:rPr>
                <w:noProof/>
                <w:webHidden/>
              </w:rPr>
              <w:tab/>
            </w:r>
            <w:r w:rsidR="001C2630">
              <w:rPr>
                <w:noProof/>
                <w:webHidden/>
              </w:rPr>
              <w:fldChar w:fldCharType="begin"/>
            </w:r>
            <w:r w:rsidR="001C2630">
              <w:rPr>
                <w:noProof/>
                <w:webHidden/>
              </w:rPr>
              <w:instrText xml:space="preserve"> PAGEREF _Toc483178680 \h </w:instrText>
            </w:r>
            <w:r w:rsidR="001C2630">
              <w:rPr>
                <w:noProof/>
                <w:webHidden/>
              </w:rPr>
            </w:r>
            <w:r w:rsidR="001C2630">
              <w:rPr>
                <w:noProof/>
                <w:webHidden/>
              </w:rPr>
              <w:fldChar w:fldCharType="separate"/>
            </w:r>
            <w:r w:rsidR="001C2630">
              <w:rPr>
                <w:noProof/>
                <w:webHidden/>
              </w:rPr>
              <w:t>6</w:t>
            </w:r>
            <w:r w:rsidR="001C2630">
              <w:rPr>
                <w:noProof/>
                <w:webHidden/>
              </w:rPr>
              <w:fldChar w:fldCharType="end"/>
            </w:r>
          </w:hyperlink>
        </w:p>
        <w:p w:rsidR="001C2630" w:rsidRDefault="00A95465">
          <w:pPr>
            <w:pStyle w:val="12"/>
            <w:rPr>
              <w:noProof/>
            </w:rPr>
          </w:pPr>
          <w:hyperlink w:anchor="_Toc483178681"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No.16 </w:t>
            </w:r>
            <w:r w:rsidR="001C2630" w:rsidRPr="00C45085">
              <w:rPr>
                <w:rStyle w:val="ae"/>
                <w:rFonts w:asciiTheme="majorEastAsia" w:hAnsiTheme="majorEastAsia" w:hint="eastAsia"/>
                <w:noProof/>
              </w:rPr>
              <w:t>受付情報の申出内容】</w:t>
            </w:r>
            <w:r w:rsidR="001C2630">
              <w:rPr>
                <w:noProof/>
                <w:webHidden/>
              </w:rPr>
              <w:tab/>
            </w:r>
            <w:r w:rsidR="001C2630">
              <w:rPr>
                <w:noProof/>
                <w:webHidden/>
              </w:rPr>
              <w:fldChar w:fldCharType="begin"/>
            </w:r>
            <w:r w:rsidR="001C2630">
              <w:rPr>
                <w:noProof/>
                <w:webHidden/>
              </w:rPr>
              <w:instrText xml:space="preserve"> PAGEREF _Toc483178681 \h </w:instrText>
            </w:r>
            <w:r w:rsidR="001C2630">
              <w:rPr>
                <w:noProof/>
                <w:webHidden/>
              </w:rPr>
            </w:r>
            <w:r w:rsidR="001C2630">
              <w:rPr>
                <w:noProof/>
                <w:webHidden/>
              </w:rPr>
              <w:fldChar w:fldCharType="separate"/>
            </w:r>
            <w:r w:rsidR="001C2630">
              <w:rPr>
                <w:noProof/>
                <w:webHidden/>
              </w:rPr>
              <w:t>6</w:t>
            </w:r>
            <w:r w:rsidR="001C2630">
              <w:rPr>
                <w:noProof/>
                <w:webHidden/>
              </w:rPr>
              <w:fldChar w:fldCharType="end"/>
            </w:r>
          </w:hyperlink>
        </w:p>
        <w:p w:rsidR="001C2630" w:rsidRDefault="00A95465">
          <w:pPr>
            <w:pStyle w:val="12"/>
            <w:rPr>
              <w:noProof/>
            </w:rPr>
          </w:pPr>
          <w:hyperlink w:anchor="_Toc483178682"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No.17 </w:t>
            </w:r>
            <w:r w:rsidR="001C2630" w:rsidRPr="00C45085">
              <w:rPr>
                <w:rStyle w:val="ae"/>
                <w:rFonts w:asciiTheme="majorEastAsia" w:hAnsiTheme="majorEastAsia" w:hint="eastAsia"/>
                <w:noProof/>
              </w:rPr>
              <w:t>メールボタン】</w:t>
            </w:r>
            <w:r w:rsidR="001C2630">
              <w:rPr>
                <w:noProof/>
                <w:webHidden/>
              </w:rPr>
              <w:tab/>
            </w:r>
            <w:r w:rsidR="001C2630">
              <w:rPr>
                <w:noProof/>
                <w:webHidden/>
              </w:rPr>
              <w:fldChar w:fldCharType="begin"/>
            </w:r>
            <w:r w:rsidR="001C2630">
              <w:rPr>
                <w:noProof/>
                <w:webHidden/>
              </w:rPr>
              <w:instrText xml:space="preserve"> PAGEREF _Toc483178682 \h </w:instrText>
            </w:r>
            <w:r w:rsidR="001C2630">
              <w:rPr>
                <w:noProof/>
                <w:webHidden/>
              </w:rPr>
            </w:r>
            <w:r w:rsidR="001C2630">
              <w:rPr>
                <w:noProof/>
                <w:webHidden/>
              </w:rPr>
              <w:fldChar w:fldCharType="separate"/>
            </w:r>
            <w:r w:rsidR="001C2630">
              <w:rPr>
                <w:noProof/>
                <w:webHidden/>
              </w:rPr>
              <w:t>7</w:t>
            </w:r>
            <w:r w:rsidR="001C2630">
              <w:rPr>
                <w:noProof/>
                <w:webHidden/>
              </w:rPr>
              <w:fldChar w:fldCharType="end"/>
            </w:r>
          </w:hyperlink>
        </w:p>
        <w:p w:rsidR="001C2630" w:rsidRDefault="00A95465">
          <w:pPr>
            <w:pStyle w:val="12"/>
            <w:rPr>
              <w:noProof/>
            </w:rPr>
          </w:pPr>
          <w:hyperlink w:anchor="_Toc483178683"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No.18 </w:t>
            </w:r>
            <w:r w:rsidR="001C2630" w:rsidRPr="00C45085">
              <w:rPr>
                <w:rStyle w:val="ae"/>
                <w:rFonts w:asciiTheme="majorEastAsia" w:hAnsiTheme="majorEastAsia" w:hint="eastAsia"/>
                <w:noProof/>
              </w:rPr>
              <w:t>特殊顧客ボタン】</w:t>
            </w:r>
            <w:r w:rsidR="001C2630">
              <w:rPr>
                <w:noProof/>
                <w:webHidden/>
              </w:rPr>
              <w:tab/>
            </w:r>
            <w:r w:rsidR="001C2630">
              <w:rPr>
                <w:noProof/>
                <w:webHidden/>
              </w:rPr>
              <w:fldChar w:fldCharType="begin"/>
            </w:r>
            <w:r w:rsidR="001C2630">
              <w:rPr>
                <w:noProof/>
                <w:webHidden/>
              </w:rPr>
              <w:instrText xml:space="preserve"> PAGEREF _Toc483178683 \h </w:instrText>
            </w:r>
            <w:r w:rsidR="001C2630">
              <w:rPr>
                <w:noProof/>
                <w:webHidden/>
              </w:rPr>
            </w:r>
            <w:r w:rsidR="001C2630">
              <w:rPr>
                <w:noProof/>
                <w:webHidden/>
              </w:rPr>
              <w:fldChar w:fldCharType="separate"/>
            </w:r>
            <w:r w:rsidR="001C2630">
              <w:rPr>
                <w:noProof/>
                <w:webHidden/>
              </w:rPr>
              <w:t>7</w:t>
            </w:r>
            <w:r w:rsidR="001C2630">
              <w:rPr>
                <w:noProof/>
                <w:webHidden/>
              </w:rPr>
              <w:fldChar w:fldCharType="end"/>
            </w:r>
          </w:hyperlink>
        </w:p>
        <w:p w:rsidR="001C2630" w:rsidRDefault="00A95465">
          <w:pPr>
            <w:pStyle w:val="12"/>
            <w:rPr>
              <w:noProof/>
            </w:rPr>
          </w:pPr>
          <w:hyperlink w:anchor="_Toc483178684"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No.19 </w:t>
            </w:r>
            <w:r w:rsidR="001C2630" w:rsidRPr="00C45085">
              <w:rPr>
                <w:rStyle w:val="ae"/>
                <w:rFonts w:asciiTheme="majorEastAsia" w:hAnsiTheme="majorEastAsia" w:hint="eastAsia"/>
                <w:noProof/>
              </w:rPr>
              <w:t>検索マーク】</w:t>
            </w:r>
            <w:r w:rsidR="001C2630">
              <w:rPr>
                <w:noProof/>
                <w:webHidden/>
              </w:rPr>
              <w:tab/>
            </w:r>
            <w:r w:rsidR="001C2630">
              <w:rPr>
                <w:noProof/>
                <w:webHidden/>
              </w:rPr>
              <w:fldChar w:fldCharType="begin"/>
            </w:r>
            <w:r w:rsidR="001C2630">
              <w:rPr>
                <w:noProof/>
                <w:webHidden/>
              </w:rPr>
              <w:instrText xml:space="preserve"> PAGEREF _Toc483178684 \h </w:instrText>
            </w:r>
            <w:r w:rsidR="001C2630">
              <w:rPr>
                <w:noProof/>
                <w:webHidden/>
              </w:rPr>
            </w:r>
            <w:r w:rsidR="001C2630">
              <w:rPr>
                <w:noProof/>
                <w:webHidden/>
              </w:rPr>
              <w:fldChar w:fldCharType="separate"/>
            </w:r>
            <w:r w:rsidR="001C2630">
              <w:rPr>
                <w:noProof/>
                <w:webHidden/>
              </w:rPr>
              <w:t>7</w:t>
            </w:r>
            <w:r w:rsidR="001C2630">
              <w:rPr>
                <w:noProof/>
                <w:webHidden/>
              </w:rPr>
              <w:fldChar w:fldCharType="end"/>
            </w:r>
          </w:hyperlink>
        </w:p>
        <w:p w:rsidR="001C2630" w:rsidRDefault="00A95465">
          <w:pPr>
            <w:pStyle w:val="12"/>
            <w:rPr>
              <w:noProof/>
            </w:rPr>
          </w:pPr>
          <w:hyperlink w:anchor="_Toc483178685"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No.20 </w:t>
            </w:r>
            <w:r w:rsidR="001C2630" w:rsidRPr="00C45085">
              <w:rPr>
                <w:rStyle w:val="ae"/>
                <w:rFonts w:asciiTheme="majorEastAsia" w:hAnsiTheme="majorEastAsia" w:hint="eastAsia"/>
                <w:noProof/>
              </w:rPr>
              <w:t>マイクマーク】</w:t>
            </w:r>
            <w:r w:rsidR="001C2630">
              <w:rPr>
                <w:noProof/>
                <w:webHidden/>
              </w:rPr>
              <w:tab/>
            </w:r>
            <w:r w:rsidR="001C2630">
              <w:rPr>
                <w:noProof/>
                <w:webHidden/>
              </w:rPr>
              <w:fldChar w:fldCharType="begin"/>
            </w:r>
            <w:r w:rsidR="001C2630">
              <w:rPr>
                <w:noProof/>
                <w:webHidden/>
              </w:rPr>
              <w:instrText xml:space="preserve"> PAGEREF _Toc483178685 \h </w:instrText>
            </w:r>
            <w:r w:rsidR="001C2630">
              <w:rPr>
                <w:noProof/>
                <w:webHidden/>
              </w:rPr>
            </w:r>
            <w:r w:rsidR="001C2630">
              <w:rPr>
                <w:noProof/>
                <w:webHidden/>
              </w:rPr>
              <w:fldChar w:fldCharType="separate"/>
            </w:r>
            <w:r w:rsidR="001C2630">
              <w:rPr>
                <w:noProof/>
                <w:webHidden/>
              </w:rPr>
              <w:t>7</w:t>
            </w:r>
            <w:r w:rsidR="001C2630">
              <w:rPr>
                <w:noProof/>
                <w:webHidden/>
              </w:rPr>
              <w:fldChar w:fldCharType="end"/>
            </w:r>
          </w:hyperlink>
        </w:p>
        <w:p w:rsidR="001C2630" w:rsidRDefault="00A95465">
          <w:pPr>
            <w:pStyle w:val="12"/>
            <w:rPr>
              <w:noProof/>
            </w:rPr>
          </w:pPr>
          <w:hyperlink w:anchor="_Toc483178686"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No.21 </w:t>
            </w:r>
            <w:r w:rsidR="001C2630" w:rsidRPr="00C45085">
              <w:rPr>
                <w:rStyle w:val="ae"/>
                <w:rFonts w:asciiTheme="majorEastAsia" w:hAnsiTheme="majorEastAsia" w:hint="eastAsia"/>
                <w:noProof/>
              </w:rPr>
              <w:t>電話マーク】</w:t>
            </w:r>
            <w:r w:rsidR="001C2630">
              <w:rPr>
                <w:noProof/>
                <w:webHidden/>
              </w:rPr>
              <w:tab/>
            </w:r>
            <w:r w:rsidR="001C2630">
              <w:rPr>
                <w:noProof/>
                <w:webHidden/>
              </w:rPr>
              <w:fldChar w:fldCharType="begin"/>
            </w:r>
            <w:r w:rsidR="001C2630">
              <w:rPr>
                <w:noProof/>
                <w:webHidden/>
              </w:rPr>
              <w:instrText xml:space="preserve"> PAGEREF _Toc483178686 \h </w:instrText>
            </w:r>
            <w:r w:rsidR="001C2630">
              <w:rPr>
                <w:noProof/>
                <w:webHidden/>
              </w:rPr>
            </w:r>
            <w:r w:rsidR="001C2630">
              <w:rPr>
                <w:noProof/>
                <w:webHidden/>
              </w:rPr>
              <w:fldChar w:fldCharType="separate"/>
            </w:r>
            <w:r w:rsidR="001C2630">
              <w:rPr>
                <w:noProof/>
                <w:webHidden/>
              </w:rPr>
              <w:t>7</w:t>
            </w:r>
            <w:r w:rsidR="001C2630">
              <w:rPr>
                <w:noProof/>
                <w:webHidden/>
              </w:rPr>
              <w:fldChar w:fldCharType="end"/>
            </w:r>
          </w:hyperlink>
        </w:p>
        <w:p w:rsidR="001C2630" w:rsidRDefault="00A95465">
          <w:pPr>
            <w:pStyle w:val="12"/>
            <w:rPr>
              <w:noProof/>
            </w:rPr>
          </w:pPr>
          <w:hyperlink w:anchor="_Toc483178687"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No.22 </w:t>
            </w:r>
            <w:r w:rsidR="001C2630" w:rsidRPr="00C45085">
              <w:rPr>
                <w:rStyle w:val="ae"/>
                <w:rFonts w:asciiTheme="majorEastAsia" w:hAnsiTheme="majorEastAsia" w:hint="eastAsia"/>
                <w:noProof/>
              </w:rPr>
              <w:t>顔マーク】</w:t>
            </w:r>
            <w:r w:rsidR="001C2630">
              <w:rPr>
                <w:noProof/>
                <w:webHidden/>
              </w:rPr>
              <w:tab/>
            </w:r>
            <w:r w:rsidR="001C2630">
              <w:rPr>
                <w:noProof/>
                <w:webHidden/>
              </w:rPr>
              <w:fldChar w:fldCharType="begin"/>
            </w:r>
            <w:r w:rsidR="001C2630">
              <w:rPr>
                <w:noProof/>
                <w:webHidden/>
              </w:rPr>
              <w:instrText xml:space="preserve"> PAGEREF _Toc483178687 \h </w:instrText>
            </w:r>
            <w:r w:rsidR="001C2630">
              <w:rPr>
                <w:noProof/>
                <w:webHidden/>
              </w:rPr>
            </w:r>
            <w:r w:rsidR="001C2630">
              <w:rPr>
                <w:noProof/>
                <w:webHidden/>
              </w:rPr>
              <w:fldChar w:fldCharType="separate"/>
            </w:r>
            <w:r w:rsidR="001C2630">
              <w:rPr>
                <w:noProof/>
                <w:webHidden/>
              </w:rPr>
              <w:t>7</w:t>
            </w:r>
            <w:r w:rsidR="001C2630">
              <w:rPr>
                <w:noProof/>
                <w:webHidden/>
              </w:rPr>
              <w:fldChar w:fldCharType="end"/>
            </w:r>
          </w:hyperlink>
        </w:p>
        <w:p w:rsidR="001C2630" w:rsidRDefault="00A95465">
          <w:pPr>
            <w:pStyle w:val="12"/>
            <w:tabs>
              <w:tab w:val="left" w:pos="1050"/>
            </w:tabs>
            <w:rPr>
              <w:noProof/>
            </w:rPr>
          </w:pPr>
          <w:hyperlink w:anchor="_Toc483178688" w:history="1">
            <w:r w:rsidR="001C2630" w:rsidRPr="00C45085">
              <w:rPr>
                <w:rStyle w:val="ae"/>
                <w:rFonts w:asciiTheme="majorEastAsia" w:hAnsiTheme="majorEastAsia"/>
                <w:noProof/>
              </w:rPr>
              <w:t>ISSUE-2</w:t>
            </w:r>
            <w:r w:rsidR="001C2630">
              <w:rPr>
                <w:noProof/>
              </w:rPr>
              <w:tab/>
            </w:r>
            <w:r w:rsidR="001C2630" w:rsidRPr="00C45085">
              <w:rPr>
                <w:rStyle w:val="ae"/>
                <w:rFonts w:asciiTheme="majorEastAsia" w:hAnsiTheme="majorEastAsia" w:hint="eastAsia"/>
                <w:noProof/>
              </w:rPr>
              <w:t>受付情報新規画面</w:t>
            </w:r>
            <w:r w:rsidR="001C2630">
              <w:rPr>
                <w:noProof/>
                <w:webHidden/>
              </w:rPr>
              <w:tab/>
            </w:r>
            <w:r w:rsidR="001C2630">
              <w:rPr>
                <w:noProof/>
                <w:webHidden/>
              </w:rPr>
              <w:fldChar w:fldCharType="begin"/>
            </w:r>
            <w:r w:rsidR="001C2630">
              <w:rPr>
                <w:noProof/>
                <w:webHidden/>
              </w:rPr>
              <w:instrText xml:space="preserve"> PAGEREF _Toc483178688 \h </w:instrText>
            </w:r>
            <w:r w:rsidR="001C2630">
              <w:rPr>
                <w:noProof/>
                <w:webHidden/>
              </w:rPr>
            </w:r>
            <w:r w:rsidR="001C2630">
              <w:rPr>
                <w:noProof/>
                <w:webHidden/>
              </w:rPr>
              <w:fldChar w:fldCharType="separate"/>
            </w:r>
            <w:r w:rsidR="001C2630">
              <w:rPr>
                <w:noProof/>
                <w:webHidden/>
              </w:rPr>
              <w:t>8</w:t>
            </w:r>
            <w:r w:rsidR="001C2630">
              <w:rPr>
                <w:noProof/>
                <w:webHidden/>
              </w:rPr>
              <w:fldChar w:fldCharType="end"/>
            </w:r>
          </w:hyperlink>
        </w:p>
        <w:p w:rsidR="001C2630" w:rsidRDefault="00A95465">
          <w:pPr>
            <w:pStyle w:val="12"/>
            <w:rPr>
              <w:noProof/>
            </w:rPr>
          </w:pPr>
          <w:hyperlink w:anchor="_Toc483178689"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rPr>
              <w:t>受付情報新規又は編集　機能と概要</w:t>
            </w:r>
            <w:r w:rsidR="001C2630">
              <w:rPr>
                <w:noProof/>
                <w:webHidden/>
              </w:rPr>
              <w:tab/>
            </w:r>
            <w:r w:rsidR="001C2630">
              <w:rPr>
                <w:noProof/>
                <w:webHidden/>
              </w:rPr>
              <w:fldChar w:fldCharType="begin"/>
            </w:r>
            <w:r w:rsidR="001C2630">
              <w:rPr>
                <w:noProof/>
                <w:webHidden/>
              </w:rPr>
              <w:instrText xml:space="preserve"> PAGEREF _Toc483178689 \h </w:instrText>
            </w:r>
            <w:r w:rsidR="001C2630">
              <w:rPr>
                <w:noProof/>
                <w:webHidden/>
              </w:rPr>
            </w:r>
            <w:r w:rsidR="001C2630">
              <w:rPr>
                <w:noProof/>
                <w:webHidden/>
              </w:rPr>
              <w:fldChar w:fldCharType="separate"/>
            </w:r>
            <w:r w:rsidR="001C2630">
              <w:rPr>
                <w:noProof/>
                <w:webHidden/>
              </w:rPr>
              <w:t>8</w:t>
            </w:r>
            <w:r w:rsidR="001C2630">
              <w:rPr>
                <w:noProof/>
                <w:webHidden/>
              </w:rPr>
              <w:fldChar w:fldCharType="end"/>
            </w:r>
          </w:hyperlink>
        </w:p>
        <w:p w:rsidR="001C2630" w:rsidRDefault="00A95465">
          <w:pPr>
            <w:pStyle w:val="12"/>
            <w:rPr>
              <w:noProof/>
            </w:rPr>
          </w:pPr>
          <w:hyperlink w:anchor="_Toc483178690"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 xml:space="preserve">No.1 </w:t>
            </w:r>
            <w:r w:rsidR="001C2630" w:rsidRPr="00C45085">
              <w:rPr>
                <w:rStyle w:val="ae"/>
                <w:rFonts w:asciiTheme="majorEastAsia" w:hAnsiTheme="majorEastAsia" w:hint="eastAsia"/>
                <w:noProof/>
              </w:rPr>
              <w:t>戻るボタン】</w:t>
            </w:r>
            <w:r w:rsidR="001C2630">
              <w:rPr>
                <w:noProof/>
                <w:webHidden/>
              </w:rPr>
              <w:tab/>
            </w:r>
            <w:r w:rsidR="001C2630">
              <w:rPr>
                <w:noProof/>
                <w:webHidden/>
              </w:rPr>
              <w:fldChar w:fldCharType="begin"/>
            </w:r>
            <w:r w:rsidR="001C2630">
              <w:rPr>
                <w:noProof/>
                <w:webHidden/>
              </w:rPr>
              <w:instrText xml:space="preserve"> PAGEREF _Toc483178690 \h </w:instrText>
            </w:r>
            <w:r w:rsidR="001C2630">
              <w:rPr>
                <w:noProof/>
                <w:webHidden/>
              </w:rPr>
            </w:r>
            <w:r w:rsidR="001C2630">
              <w:rPr>
                <w:noProof/>
                <w:webHidden/>
              </w:rPr>
              <w:fldChar w:fldCharType="separate"/>
            </w:r>
            <w:r w:rsidR="001C2630">
              <w:rPr>
                <w:noProof/>
                <w:webHidden/>
              </w:rPr>
              <w:t>8</w:t>
            </w:r>
            <w:r w:rsidR="001C2630">
              <w:rPr>
                <w:noProof/>
                <w:webHidden/>
              </w:rPr>
              <w:fldChar w:fldCharType="end"/>
            </w:r>
          </w:hyperlink>
        </w:p>
        <w:p w:rsidR="001C2630" w:rsidRDefault="00A95465">
          <w:pPr>
            <w:pStyle w:val="12"/>
            <w:rPr>
              <w:noProof/>
            </w:rPr>
          </w:pPr>
          <w:hyperlink w:anchor="_Toc483178691"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No.</w:t>
            </w:r>
            <w:r w:rsidR="001C2630" w:rsidRPr="00C45085">
              <w:rPr>
                <w:rStyle w:val="ae"/>
                <w:rFonts w:asciiTheme="majorEastAsia" w:hAnsiTheme="majorEastAsia"/>
                <w:noProof/>
                <w:lang w:val="vi-VN"/>
              </w:rPr>
              <w:t>2</w:t>
            </w:r>
            <w:r w:rsidR="001C2630" w:rsidRPr="00C45085">
              <w:rPr>
                <w:rStyle w:val="ae"/>
                <w:rFonts w:asciiTheme="majorEastAsia" w:hAnsiTheme="majorEastAsia"/>
                <w:noProof/>
              </w:rPr>
              <w:t xml:space="preserve"> </w:t>
            </w:r>
            <w:r w:rsidR="001C2630" w:rsidRPr="00C45085">
              <w:rPr>
                <w:rStyle w:val="ae"/>
                <w:rFonts w:asciiTheme="majorEastAsia" w:hAnsiTheme="majorEastAsia" w:hint="eastAsia"/>
                <w:noProof/>
              </w:rPr>
              <w:t>戻るボタン】</w:t>
            </w:r>
            <w:r w:rsidR="001C2630">
              <w:rPr>
                <w:noProof/>
                <w:webHidden/>
              </w:rPr>
              <w:tab/>
            </w:r>
            <w:r w:rsidR="001C2630">
              <w:rPr>
                <w:noProof/>
                <w:webHidden/>
              </w:rPr>
              <w:fldChar w:fldCharType="begin"/>
            </w:r>
            <w:r w:rsidR="001C2630">
              <w:rPr>
                <w:noProof/>
                <w:webHidden/>
              </w:rPr>
              <w:instrText xml:space="preserve"> PAGEREF _Toc483178691 \h </w:instrText>
            </w:r>
            <w:r w:rsidR="001C2630">
              <w:rPr>
                <w:noProof/>
                <w:webHidden/>
              </w:rPr>
            </w:r>
            <w:r w:rsidR="001C2630">
              <w:rPr>
                <w:noProof/>
                <w:webHidden/>
              </w:rPr>
              <w:fldChar w:fldCharType="separate"/>
            </w:r>
            <w:r w:rsidR="001C2630">
              <w:rPr>
                <w:noProof/>
                <w:webHidden/>
              </w:rPr>
              <w:t>8</w:t>
            </w:r>
            <w:r w:rsidR="001C2630">
              <w:rPr>
                <w:noProof/>
                <w:webHidden/>
              </w:rPr>
              <w:fldChar w:fldCharType="end"/>
            </w:r>
          </w:hyperlink>
        </w:p>
        <w:p w:rsidR="001C2630" w:rsidRDefault="00A95465">
          <w:pPr>
            <w:pStyle w:val="12"/>
            <w:rPr>
              <w:noProof/>
            </w:rPr>
          </w:pPr>
          <w:hyperlink w:anchor="_Toc483178692"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No.</w:t>
            </w:r>
            <w:r w:rsidR="001C2630" w:rsidRPr="00C45085">
              <w:rPr>
                <w:rStyle w:val="ae"/>
                <w:rFonts w:asciiTheme="majorEastAsia" w:hAnsiTheme="majorEastAsia"/>
                <w:noProof/>
                <w:lang w:val="vi-VN"/>
              </w:rPr>
              <w:t>3</w:t>
            </w:r>
            <w:r w:rsidR="001C2630" w:rsidRPr="00C45085">
              <w:rPr>
                <w:rStyle w:val="ae"/>
                <w:rFonts w:asciiTheme="majorEastAsia" w:hAnsiTheme="majorEastAsia"/>
                <w:noProof/>
              </w:rPr>
              <w:t xml:space="preserve"> </w:t>
            </w:r>
            <w:r w:rsidR="001C2630" w:rsidRPr="00C45085">
              <w:rPr>
                <w:rStyle w:val="ae"/>
                <w:rFonts w:asciiTheme="majorEastAsia" w:hAnsiTheme="majorEastAsia" w:hint="eastAsia"/>
                <w:noProof/>
              </w:rPr>
              <w:t>受付情報項目一覧】</w:t>
            </w:r>
            <w:r w:rsidR="001C2630">
              <w:rPr>
                <w:noProof/>
                <w:webHidden/>
              </w:rPr>
              <w:tab/>
            </w:r>
            <w:r w:rsidR="001C2630">
              <w:rPr>
                <w:noProof/>
                <w:webHidden/>
              </w:rPr>
              <w:fldChar w:fldCharType="begin"/>
            </w:r>
            <w:r w:rsidR="001C2630">
              <w:rPr>
                <w:noProof/>
                <w:webHidden/>
              </w:rPr>
              <w:instrText xml:space="preserve"> PAGEREF _Toc483178692 \h </w:instrText>
            </w:r>
            <w:r w:rsidR="001C2630">
              <w:rPr>
                <w:noProof/>
                <w:webHidden/>
              </w:rPr>
            </w:r>
            <w:r w:rsidR="001C2630">
              <w:rPr>
                <w:noProof/>
                <w:webHidden/>
              </w:rPr>
              <w:fldChar w:fldCharType="separate"/>
            </w:r>
            <w:r w:rsidR="001C2630">
              <w:rPr>
                <w:noProof/>
                <w:webHidden/>
              </w:rPr>
              <w:t>8</w:t>
            </w:r>
            <w:r w:rsidR="001C2630">
              <w:rPr>
                <w:noProof/>
                <w:webHidden/>
              </w:rPr>
              <w:fldChar w:fldCharType="end"/>
            </w:r>
          </w:hyperlink>
        </w:p>
        <w:p w:rsidR="001C2630" w:rsidRDefault="00A95465">
          <w:pPr>
            <w:pStyle w:val="12"/>
            <w:rPr>
              <w:noProof/>
            </w:rPr>
          </w:pPr>
          <w:hyperlink w:anchor="_Toc483178693"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rPr>
              <w:t>【</w:t>
            </w:r>
            <w:r w:rsidR="001C2630" w:rsidRPr="00C45085">
              <w:rPr>
                <w:rStyle w:val="ae"/>
                <w:rFonts w:asciiTheme="majorEastAsia" w:hAnsiTheme="majorEastAsia"/>
                <w:noProof/>
              </w:rPr>
              <w:t>No.</w:t>
            </w:r>
            <w:r w:rsidR="001C2630" w:rsidRPr="00C45085">
              <w:rPr>
                <w:rStyle w:val="ae"/>
                <w:rFonts w:asciiTheme="majorEastAsia" w:hAnsiTheme="majorEastAsia"/>
                <w:noProof/>
                <w:lang w:val="vi-VN"/>
              </w:rPr>
              <w:t>4</w:t>
            </w:r>
            <w:r w:rsidR="001C2630" w:rsidRPr="00C45085">
              <w:rPr>
                <w:rStyle w:val="ae"/>
                <w:rFonts w:asciiTheme="majorEastAsia" w:hAnsiTheme="majorEastAsia" w:hint="eastAsia"/>
                <w:noProof/>
                <w:lang w:val="vi-VN"/>
              </w:rPr>
              <w:t>、</w:t>
            </w:r>
            <w:r w:rsidR="001C2630" w:rsidRPr="00C45085">
              <w:rPr>
                <w:rStyle w:val="ae"/>
                <w:rFonts w:asciiTheme="majorEastAsia" w:hAnsiTheme="majorEastAsia"/>
                <w:noProof/>
              </w:rPr>
              <w:t xml:space="preserve">No.5 </w:t>
            </w:r>
            <w:r w:rsidR="001C2630" w:rsidRPr="00C45085">
              <w:rPr>
                <w:rStyle w:val="ae"/>
                <w:rFonts w:asciiTheme="majorEastAsia" w:hAnsiTheme="majorEastAsia" w:hint="eastAsia"/>
                <w:noProof/>
              </w:rPr>
              <w:t>カスタマイズ</w:t>
            </w:r>
            <w:r w:rsidR="001C2630" w:rsidRPr="00C45085">
              <w:rPr>
                <w:rStyle w:val="ae"/>
                <w:rFonts w:asciiTheme="majorEastAsia" w:hAnsiTheme="majorEastAsia"/>
                <w:noProof/>
              </w:rPr>
              <w:t>Tab</w:t>
            </w:r>
            <w:r w:rsidR="001C2630" w:rsidRPr="00C45085">
              <w:rPr>
                <w:rStyle w:val="ae"/>
                <w:rFonts w:asciiTheme="majorEastAsia" w:hAnsiTheme="majorEastAsia" w:hint="eastAsia"/>
                <w:noProof/>
              </w:rPr>
              <w:t>】</w:t>
            </w:r>
            <w:r w:rsidR="001C2630">
              <w:rPr>
                <w:noProof/>
                <w:webHidden/>
              </w:rPr>
              <w:tab/>
            </w:r>
            <w:r w:rsidR="001C2630">
              <w:rPr>
                <w:noProof/>
                <w:webHidden/>
              </w:rPr>
              <w:fldChar w:fldCharType="begin"/>
            </w:r>
            <w:r w:rsidR="001C2630">
              <w:rPr>
                <w:noProof/>
                <w:webHidden/>
              </w:rPr>
              <w:instrText xml:space="preserve"> PAGEREF _Toc483178693 \h </w:instrText>
            </w:r>
            <w:r w:rsidR="001C2630">
              <w:rPr>
                <w:noProof/>
                <w:webHidden/>
              </w:rPr>
            </w:r>
            <w:r w:rsidR="001C2630">
              <w:rPr>
                <w:noProof/>
                <w:webHidden/>
              </w:rPr>
              <w:fldChar w:fldCharType="separate"/>
            </w:r>
            <w:r w:rsidR="001C2630">
              <w:rPr>
                <w:noProof/>
                <w:webHidden/>
              </w:rPr>
              <w:t>13</w:t>
            </w:r>
            <w:r w:rsidR="001C2630">
              <w:rPr>
                <w:noProof/>
                <w:webHidden/>
              </w:rPr>
              <w:fldChar w:fldCharType="end"/>
            </w:r>
          </w:hyperlink>
        </w:p>
        <w:p w:rsidR="001C2630" w:rsidRDefault="00A95465">
          <w:pPr>
            <w:pStyle w:val="12"/>
            <w:rPr>
              <w:noProof/>
            </w:rPr>
          </w:pPr>
          <w:hyperlink w:anchor="_Toc483178694"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asciiTheme="majorEastAsia" w:hAnsiTheme="majorEastAsia" w:hint="eastAsia"/>
                <w:noProof/>
                <w:lang w:val="vi-VN"/>
              </w:rPr>
              <w:t>【</w:t>
            </w:r>
            <w:r w:rsidR="001C2630" w:rsidRPr="00C45085">
              <w:rPr>
                <w:rStyle w:val="ae"/>
                <w:rFonts w:asciiTheme="majorEastAsia" w:hAnsiTheme="majorEastAsia"/>
                <w:noProof/>
                <w:lang w:val="vi-VN"/>
              </w:rPr>
              <w:t xml:space="preserve">No.6 </w:t>
            </w:r>
            <w:r w:rsidR="001C2630" w:rsidRPr="00C45085">
              <w:rPr>
                <w:rStyle w:val="ae"/>
                <w:rFonts w:asciiTheme="majorEastAsia" w:hAnsiTheme="majorEastAsia" w:cs="Consolas" w:hint="eastAsia"/>
                <w:noProof/>
                <w:shd w:val="clear" w:color="auto" w:fill="FFFFFF"/>
                <w:lang w:val="vi-VN"/>
              </w:rPr>
              <w:t>顧客履歴</w:t>
            </w:r>
            <w:r w:rsidR="001C2630" w:rsidRPr="00C45085">
              <w:rPr>
                <w:rStyle w:val="ae"/>
                <w:rFonts w:asciiTheme="majorEastAsia" w:hAnsiTheme="majorEastAsia"/>
                <w:noProof/>
                <w:lang w:val="vi-VN"/>
              </w:rPr>
              <w:t>Tab</w:t>
            </w:r>
            <w:r w:rsidR="001C2630" w:rsidRPr="00C45085">
              <w:rPr>
                <w:rStyle w:val="ae"/>
                <w:rFonts w:asciiTheme="majorEastAsia" w:hAnsiTheme="majorEastAsia" w:hint="eastAsia"/>
                <w:noProof/>
                <w:lang w:val="vi-VN"/>
              </w:rPr>
              <w:t>】</w:t>
            </w:r>
            <w:r w:rsidR="001C2630">
              <w:rPr>
                <w:noProof/>
                <w:webHidden/>
              </w:rPr>
              <w:tab/>
            </w:r>
            <w:r w:rsidR="001C2630">
              <w:rPr>
                <w:noProof/>
                <w:webHidden/>
              </w:rPr>
              <w:fldChar w:fldCharType="begin"/>
            </w:r>
            <w:r w:rsidR="001C2630">
              <w:rPr>
                <w:noProof/>
                <w:webHidden/>
              </w:rPr>
              <w:instrText xml:space="preserve"> PAGEREF _Toc483178694 \h </w:instrText>
            </w:r>
            <w:r w:rsidR="001C2630">
              <w:rPr>
                <w:noProof/>
                <w:webHidden/>
              </w:rPr>
            </w:r>
            <w:r w:rsidR="001C2630">
              <w:rPr>
                <w:noProof/>
                <w:webHidden/>
              </w:rPr>
              <w:fldChar w:fldCharType="separate"/>
            </w:r>
            <w:r w:rsidR="001C2630">
              <w:rPr>
                <w:noProof/>
                <w:webHidden/>
              </w:rPr>
              <w:t>13</w:t>
            </w:r>
            <w:r w:rsidR="001C2630">
              <w:rPr>
                <w:noProof/>
                <w:webHidden/>
              </w:rPr>
              <w:fldChar w:fldCharType="end"/>
            </w:r>
          </w:hyperlink>
        </w:p>
        <w:p w:rsidR="001C2630" w:rsidRDefault="00A95465">
          <w:pPr>
            <w:pStyle w:val="12"/>
            <w:rPr>
              <w:noProof/>
            </w:rPr>
          </w:pPr>
          <w:hyperlink w:anchor="_Toc483178695"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asciiTheme="majorEastAsia" w:hAnsiTheme="majorEastAsia" w:hint="eastAsia"/>
                <w:noProof/>
                <w:lang w:val="vi-VN"/>
              </w:rPr>
              <w:t>【</w:t>
            </w:r>
            <w:r w:rsidR="001C2630" w:rsidRPr="00C45085">
              <w:rPr>
                <w:rStyle w:val="ae"/>
                <w:rFonts w:asciiTheme="majorEastAsia" w:hAnsiTheme="majorEastAsia"/>
                <w:noProof/>
                <w:lang w:val="vi-VN"/>
              </w:rPr>
              <w:t xml:space="preserve">No.7 </w:t>
            </w:r>
            <w:r w:rsidR="001C2630" w:rsidRPr="00C45085">
              <w:rPr>
                <w:rStyle w:val="ae"/>
                <w:rFonts w:asciiTheme="majorEastAsia" w:hAnsiTheme="majorEastAsia" w:cs="Consolas" w:hint="eastAsia"/>
                <w:noProof/>
                <w:shd w:val="clear" w:color="auto" w:fill="FFFFFF"/>
                <w:lang w:val="vi-VN"/>
              </w:rPr>
              <w:t>特殊顧客</w:t>
            </w:r>
            <w:r w:rsidR="001C2630" w:rsidRPr="00C45085">
              <w:rPr>
                <w:rStyle w:val="ae"/>
                <w:rFonts w:asciiTheme="majorEastAsia" w:hAnsiTheme="majorEastAsia"/>
                <w:noProof/>
                <w:lang w:val="vi-VN"/>
              </w:rPr>
              <w:t>Tab</w:t>
            </w:r>
            <w:r w:rsidR="001C2630" w:rsidRPr="00C45085">
              <w:rPr>
                <w:rStyle w:val="ae"/>
                <w:rFonts w:asciiTheme="majorEastAsia" w:hAnsiTheme="majorEastAsia" w:hint="eastAsia"/>
                <w:noProof/>
                <w:lang w:val="vi-VN"/>
              </w:rPr>
              <w:t>】</w:t>
            </w:r>
            <w:r w:rsidR="001C2630">
              <w:rPr>
                <w:noProof/>
                <w:webHidden/>
              </w:rPr>
              <w:tab/>
            </w:r>
            <w:r w:rsidR="001C2630">
              <w:rPr>
                <w:noProof/>
                <w:webHidden/>
              </w:rPr>
              <w:fldChar w:fldCharType="begin"/>
            </w:r>
            <w:r w:rsidR="001C2630">
              <w:rPr>
                <w:noProof/>
                <w:webHidden/>
              </w:rPr>
              <w:instrText xml:space="preserve"> PAGEREF _Toc483178695 \h </w:instrText>
            </w:r>
            <w:r w:rsidR="001C2630">
              <w:rPr>
                <w:noProof/>
                <w:webHidden/>
              </w:rPr>
            </w:r>
            <w:r w:rsidR="001C2630">
              <w:rPr>
                <w:noProof/>
                <w:webHidden/>
              </w:rPr>
              <w:fldChar w:fldCharType="separate"/>
            </w:r>
            <w:r w:rsidR="001C2630">
              <w:rPr>
                <w:noProof/>
                <w:webHidden/>
              </w:rPr>
              <w:t>14</w:t>
            </w:r>
            <w:r w:rsidR="001C2630">
              <w:rPr>
                <w:noProof/>
                <w:webHidden/>
              </w:rPr>
              <w:fldChar w:fldCharType="end"/>
            </w:r>
          </w:hyperlink>
        </w:p>
        <w:p w:rsidR="001C2630" w:rsidRDefault="00A95465">
          <w:pPr>
            <w:pStyle w:val="12"/>
            <w:rPr>
              <w:noProof/>
            </w:rPr>
          </w:pPr>
          <w:hyperlink w:anchor="_Toc483178696"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rPr>
              <w:t>電話ボックス　機能と概要</w:t>
            </w:r>
            <w:r w:rsidR="001C2630">
              <w:rPr>
                <w:noProof/>
                <w:webHidden/>
              </w:rPr>
              <w:tab/>
            </w:r>
            <w:r w:rsidR="001C2630">
              <w:rPr>
                <w:noProof/>
                <w:webHidden/>
              </w:rPr>
              <w:fldChar w:fldCharType="begin"/>
            </w:r>
            <w:r w:rsidR="001C2630">
              <w:rPr>
                <w:noProof/>
                <w:webHidden/>
              </w:rPr>
              <w:instrText xml:space="preserve"> PAGEREF _Toc483178696 \h </w:instrText>
            </w:r>
            <w:r w:rsidR="001C2630">
              <w:rPr>
                <w:noProof/>
                <w:webHidden/>
              </w:rPr>
            </w:r>
            <w:r w:rsidR="001C2630">
              <w:rPr>
                <w:noProof/>
                <w:webHidden/>
              </w:rPr>
              <w:fldChar w:fldCharType="separate"/>
            </w:r>
            <w:r w:rsidR="001C2630">
              <w:rPr>
                <w:noProof/>
                <w:webHidden/>
              </w:rPr>
              <w:t>15</w:t>
            </w:r>
            <w:r w:rsidR="001C2630">
              <w:rPr>
                <w:noProof/>
                <w:webHidden/>
              </w:rPr>
              <w:fldChar w:fldCharType="end"/>
            </w:r>
          </w:hyperlink>
        </w:p>
        <w:p w:rsidR="001C2630" w:rsidRDefault="00A95465">
          <w:pPr>
            <w:pStyle w:val="12"/>
            <w:rPr>
              <w:noProof/>
            </w:rPr>
          </w:pPr>
          <w:hyperlink w:anchor="_Toc483178697"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lang w:val="vi-VN"/>
              </w:rPr>
              <w:t>転送リスト　オバレーイ</w:t>
            </w:r>
            <w:r w:rsidR="001C2630">
              <w:rPr>
                <w:noProof/>
                <w:webHidden/>
              </w:rPr>
              <w:tab/>
            </w:r>
            <w:r w:rsidR="001C2630">
              <w:rPr>
                <w:noProof/>
                <w:webHidden/>
              </w:rPr>
              <w:fldChar w:fldCharType="begin"/>
            </w:r>
            <w:r w:rsidR="001C2630">
              <w:rPr>
                <w:noProof/>
                <w:webHidden/>
              </w:rPr>
              <w:instrText xml:space="preserve"> PAGEREF _Toc483178697 \h </w:instrText>
            </w:r>
            <w:r w:rsidR="001C2630">
              <w:rPr>
                <w:noProof/>
                <w:webHidden/>
              </w:rPr>
            </w:r>
            <w:r w:rsidR="001C2630">
              <w:rPr>
                <w:noProof/>
                <w:webHidden/>
              </w:rPr>
              <w:fldChar w:fldCharType="separate"/>
            </w:r>
            <w:r w:rsidR="001C2630">
              <w:rPr>
                <w:noProof/>
                <w:webHidden/>
              </w:rPr>
              <w:t>16</w:t>
            </w:r>
            <w:r w:rsidR="001C2630">
              <w:rPr>
                <w:noProof/>
                <w:webHidden/>
              </w:rPr>
              <w:fldChar w:fldCharType="end"/>
            </w:r>
          </w:hyperlink>
        </w:p>
        <w:p w:rsidR="001C2630" w:rsidRDefault="00A95465">
          <w:pPr>
            <w:pStyle w:val="12"/>
            <w:rPr>
              <w:noProof/>
            </w:rPr>
          </w:pPr>
          <w:hyperlink w:anchor="_Toc483178698"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lang w:val="vi-VN"/>
              </w:rPr>
              <w:t>申出分類　オバレーイ</w:t>
            </w:r>
            <w:r w:rsidR="001C2630">
              <w:rPr>
                <w:noProof/>
                <w:webHidden/>
              </w:rPr>
              <w:tab/>
            </w:r>
            <w:r w:rsidR="001C2630">
              <w:rPr>
                <w:noProof/>
                <w:webHidden/>
              </w:rPr>
              <w:fldChar w:fldCharType="begin"/>
            </w:r>
            <w:r w:rsidR="001C2630">
              <w:rPr>
                <w:noProof/>
                <w:webHidden/>
              </w:rPr>
              <w:instrText xml:space="preserve"> PAGEREF _Toc483178698 \h </w:instrText>
            </w:r>
            <w:r w:rsidR="001C2630">
              <w:rPr>
                <w:noProof/>
                <w:webHidden/>
              </w:rPr>
            </w:r>
            <w:r w:rsidR="001C2630">
              <w:rPr>
                <w:noProof/>
                <w:webHidden/>
              </w:rPr>
              <w:fldChar w:fldCharType="separate"/>
            </w:r>
            <w:r w:rsidR="001C2630">
              <w:rPr>
                <w:noProof/>
                <w:webHidden/>
              </w:rPr>
              <w:t>17</w:t>
            </w:r>
            <w:r w:rsidR="001C2630">
              <w:rPr>
                <w:noProof/>
                <w:webHidden/>
              </w:rPr>
              <w:fldChar w:fldCharType="end"/>
            </w:r>
          </w:hyperlink>
        </w:p>
        <w:p w:rsidR="001C2630" w:rsidRDefault="00A95465">
          <w:pPr>
            <w:pStyle w:val="12"/>
            <w:rPr>
              <w:noProof/>
            </w:rPr>
          </w:pPr>
          <w:hyperlink w:anchor="_Toc483178699"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lang w:val="vi-VN"/>
              </w:rPr>
              <w:t>商品分類　オバレーイ</w:t>
            </w:r>
            <w:r w:rsidR="001C2630">
              <w:rPr>
                <w:noProof/>
                <w:webHidden/>
              </w:rPr>
              <w:tab/>
            </w:r>
            <w:r w:rsidR="001C2630">
              <w:rPr>
                <w:noProof/>
                <w:webHidden/>
              </w:rPr>
              <w:fldChar w:fldCharType="begin"/>
            </w:r>
            <w:r w:rsidR="001C2630">
              <w:rPr>
                <w:noProof/>
                <w:webHidden/>
              </w:rPr>
              <w:instrText xml:space="preserve"> PAGEREF _Toc483178699 \h </w:instrText>
            </w:r>
            <w:r w:rsidR="001C2630">
              <w:rPr>
                <w:noProof/>
                <w:webHidden/>
              </w:rPr>
            </w:r>
            <w:r w:rsidR="001C2630">
              <w:rPr>
                <w:noProof/>
                <w:webHidden/>
              </w:rPr>
              <w:fldChar w:fldCharType="separate"/>
            </w:r>
            <w:r w:rsidR="001C2630">
              <w:rPr>
                <w:noProof/>
                <w:webHidden/>
              </w:rPr>
              <w:t>18</w:t>
            </w:r>
            <w:r w:rsidR="001C2630">
              <w:rPr>
                <w:noProof/>
                <w:webHidden/>
              </w:rPr>
              <w:fldChar w:fldCharType="end"/>
            </w:r>
          </w:hyperlink>
        </w:p>
        <w:p w:rsidR="001C2630" w:rsidRDefault="00A95465">
          <w:pPr>
            <w:pStyle w:val="12"/>
            <w:rPr>
              <w:noProof/>
            </w:rPr>
          </w:pPr>
          <w:hyperlink w:anchor="_Toc483178700"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lang w:val="vi-VN"/>
              </w:rPr>
              <w:t>自動カスタマイズ　機能や概要</w:t>
            </w:r>
            <w:r w:rsidR="001C2630">
              <w:rPr>
                <w:noProof/>
                <w:webHidden/>
              </w:rPr>
              <w:tab/>
            </w:r>
            <w:r w:rsidR="001C2630">
              <w:rPr>
                <w:noProof/>
                <w:webHidden/>
              </w:rPr>
              <w:fldChar w:fldCharType="begin"/>
            </w:r>
            <w:r w:rsidR="001C2630">
              <w:rPr>
                <w:noProof/>
                <w:webHidden/>
              </w:rPr>
              <w:instrText xml:space="preserve"> PAGEREF _Toc483178700 \h </w:instrText>
            </w:r>
            <w:r w:rsidR="001C2630">
              <w:rPr>
                <w:noProof/>
                <w:webHidden/>
              </w:rPr>
            </w:r>
            <w:r w:rsidR="001C2630">
              <w:rPr>
                <w:noProof/>
                <w:webHidden/>
              </w:rPr>
              <w:fldChar w:fldCharType="separate"/>
            </w:r>
            <w:r w:rsidR="001C2630">
              <w:rPr>
                <w:noProof/>
                <w:webHidden/>
              </w:rPr>
              <w:t>20</w:t>
            </w:r>
            <w:r w:rsidR="001C2630">
              <w:rPr>
                <w:noProof/>
                <w:webHidden/>
              </w:rPr>
              <w:fldChar w:fldCharType="end"/>
            </w:r>
          </w:hyperlink>
        </w:p>
        <w:p w:rsidR="001C2630" w:rsidRDefault="00A95465">
          <w:pPr>
            <w:pStyle w:val="12"/>
            <w:rPr>
              <w:noProof/>
            </w:rPr>
          </w:pPr>
          <w:hyperlink w:anchor="_Toc483178701"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lang w:val="vi-VN"/>
              </w:rPr>
              <w:t>顧客履歴　機能や概要</w:t>
            </w:r>
            <w:r w:rsidR="001C2630">
              <w:rPr>
                <w:noProof/>
                <w:webHidden/>
              </w:rPr>
              <w:tab/>
            </w:r>
            <w:r w:rsidR="001C2630">
              <w:rPr>
                <w:noProof/>
                <w:webHidden/>
              </w:rPr>
              <w:fldChar w:fldCharType="begin"/>
            </w:r>
            <w:r w:rsidR="001C2630">
              <w:rPr>
                <w:noProof/>
                <w:webHidden/>
              </w:rPr>
              <w:instrText xml:space="preserve"> PAGEREF _Toc483178701 \h </w:instrText>
            </w:r>
            <w:r w:rsidR="001C2630">
              <w:rPr>
                <w:noProof/>
                <w:webHidden/>
              </w:rPr>
            </w:r>
            <w:r w:rsidR="001C2630">
              <w:rPr>
                <w:noProof/>
                <w:webHidden/>
              </w:rPr>
              <w:fldChar w:fldCharType="separate"/>
            </w:r>
            <w:r w:rsidR="001C2630">
              <w:rPr>
                <w:noProof/>
                <w:webHidden/>
              </w:rPr>
              <w:t>20</w:t>
            </w:r>
            <w:r w:rsidR="001C2630">
              <w:rPr>
                <w:noProof/>
                <w:webHidden/>
              </w:rPr>
              <w:fldChar w:fldCharType="end"/>
            </w:r>
          </w:hyperlink>
        </w:p>
        <w:p w:rsidR="001C2630" w:rsidRDefault="00A95465">
          <w:pPr>
            <w:pStyle w:val="12"/>
            <w:rPr>
              <w:noProof/>
            </w:rPr>
          </w:pPr>
          <w:hyperlink w:anchor="_Toc483178702"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lang w:val="vi-VN"/>
              </w:rPr>
              <w:t>特殊顧客　機能や概要</w:t>
            </w:r>
            <w:r w:rsidR="001C2630">
              <w:rPr>
                <w:noProof/>
                <w:webHidden/>
              </w:rPr>
              <w:tab/>
            </w:r>
            <w:r w:rsidR="001C2630">
              <w:rPr>
                <w:noProof/>
                <w:webHidden/>
              </w:rPr>
              <w:fldChar w:fldCharType="begin"/>
            </w:r>
            <w:r w:rsidR="001C2630">
              <w:rPr>
                <w:noProof/>
                <w:webHidden/>
              </w:rPr>
              <w:instrText xml:space="preserve"> PAGEREF _Toc483178702 \h </w:instrText>
            </w:r>
            <w:r w:rsidR="001C2630">
              <w:rPr>
                <w:noProof/>
                <w:webHidden/>
              </w:rPr>
            </w:r>
            <w:r w:rsidR="001C2630">
              <w:rPr>
                <w:noProof/>
                <w:webHidden/>
              </w:rPr>
              <w:fldChar w:fldCharType="separate"/>
            </w:r>
            <w:r w:rsidR="001C2630">
              <w:rPr>
                <w:noProof/>
                <w:webHidden/>
              </w:rPr>
              <w:t>23</w:t>
            </w:r>
            <w:r w:rsidR="001C2630">
              <w:rPr>
                <w:noProof/>
                <w:webHidden/>
              </w:rPr>
              <w:fldChar w:fldCharType="end"/>
            </w:r>
          </w:hyperlink>
        </w:p>
        <w:p w:rsidR="001C2630" w:rsidRDefault="00A95465">
          <w:pPr>
            <w:pStyle w:val="12"/>
            <w:rPr>
              <w:noProof/>
            </w:rPr>
          </w:pPr>
          <w:hyperlink w:anchor="_Toc483178703"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asciiTheme="majorEastAsia" w:hAnsiTheme="majorEastAsia" w:hint="eastAsia"/>
                <w:noProof/>
                <w:lang w:val="vi-VN"/>
              </w:rPr>
              <w:t>特殊顧客情報オバレーイ（新規、編集）</w:t>
            </w:r>
            <w:r w:rsidR="001C2630">
              <w:rPr>
                <w:noProof/>
                <w:webHidden/>
              </w:rPr>
              <w:tab/>
            </w:r>
            <w:r w:rsidR="001C2630">
              <w:rPr>
                <w:noProof/>
                <w:webHidden/>
              </w:rPr>
              <w:fldChar w:fldCharType="begin"/>
            </w:r>
            <w:r w:rsidR="001C2630">
              <w:rPr>
                <w:noProof/>
                <w:webHidden/>
              </w:rPr>
              <w:instrText xml:space="preserve"> PAGEREF _Toc483178703 \h </w:instrText>
            </w:r>
            <w:r w:rsidR="001C2630">
              <w:rPr>
                <w:noProof/>
                <w:webHidden/>
              </w:rPr>
            </w:r>
            <w:r w:rsidR="001C2630">
              <w:rPr>
                <w:noProof/>
                <w:webHidden/>
              </w:rPr>
              <w:fldChar w:fldCharType="separate"/>
            </w:r>
            <w:r w:rsidR="001C2630">
              <w:rPr>
                <w:noProof/>
                <w:webHidden/>
              </w:rPr>
              <w:t>24</w:t>
            </w:r>
            <w:r w:rsidR="001C2630">
              <w:rPr>
                <w:noProof/>
                <w:webHidden/>
              </w:rPr>
              <w:fldChar w:fldCharType="end"/>
            </w:r>
          </w:hyperlink>
        </w:p>
        <w:p w:rsidR="001C2630" w:rsidRDefault="00A95465">
          <w:pPr>
            <w:pStyle w:val="12"/>
            <w:rPr>
              <w:noProof/>
            </w:rPr>
          </w:pPr>
          <w:hyperlink w:anchor="_Toc483178704" w:history="1">
            <w:r w:rsidR="001C2630" w:rsidRPr="00C45085">
              <w:rPr>
                <w:rStyle w:val="ae"/>
                <w:rFonts w:ascii="Wingdings" w:hAnsi="Wingdings"/>
                <w:noProof/>
                <w:lang w:val="vi-VN"/>
              </w:rPr>
              <w:t></w:t>
            </w:r>
            <w:r w:rsidR="001C2630">
              <w:rPr>
                <w:noProof/>
              </w:rPr>
              <w:tab/>
            </w:r>
            <w:r w:rsidR="001C2630" w:rsidRPr="00C45085">
              <w:rPr>
                <w:rStyle w:val="ae"/>
                <w:rFonts w:asciiTheme="majorEastAsia" w:hAnsiTheme="majorEastAsia" w:hint="eastAsia"/>
                <w:noProof/>
                <w:lang w:val="vi-VN"/>
              </w:rPr>
              <w:t>対応履歴　機能や概要</w:t>
            </w:r>
            <w:r w:rsidR="001C2630">
              <w:rPr>
                <w:noProof/>
                <w:webHidden/>
              </w:rPr>
              <w:tab/>
            </w:r>
            <w:r w:rsidR="001C2630">
              <w:rPr>
                <w:noProof/>
                <w:webHidden/>
              </w:rPr>
              <w:fldChar w:fldCharType="begin"/>
            </w:r>
            <w:r w:rsidR="001C2630">
              <w:rPr>
                <w:noProof/>
                <w:webHidden/>
              </w:rPr>
              <w:instrText xml:space="preserve"> PAGEREF _Toc483178704 \h </w:instrText>
            </w:r>
            <w:r w:rsidR="001C2630">
              <w:rPr>
                <w:noProof/>
                <w:webHidden/>
              </w:rPr>
            </w:r>
            <w:r w:rsidR="001C2630">
              <w:rPr>
                <w:noProof/>
                <w:webHidden/>
              </w:rPr>
              <w:fldChar w:fldCharType="separate"/>
            </w:r>
            <w:r w:rsidR="001C2630">
              <w:rPr>
                <w:noProof/>
                <w:webHidden/>
              </w:rPr>
              <w:t>27</w:t>
            </w:r>
            <w:r w:rsidR="001C2630">
              <w:rPr>
                <w:noProof/>
                <w:webHidden/>
              </w:rPr>
              <w:fldChar w:fldCharType="end"/>
            </w:r>
          </w:hyperlink>
        </w:p>
        <w:p w:rsidR="001C2630" w:rsidRDefault="00A95465">
          <w:pPr>
            <w:pStyle w:val="12"/>
            <w:tabs>
              <w:tab w:val="left" w:pos="1050"/>
            </w:tabs>
            <w:rPr>
              <w:noProof/>
            </w:rPr>
          </w:pPr>
          <w:hyperlink w:anchor="_Toc483178705" w:history="1">
            <w:r w:rsidR="001C2630" w:rsidRPr="00C45085">
              <w:rPr>
                <w:rStyle w:val="ae"/>
                <w:rFonts w:asciiTheme="majorEastAsia" w:hAnsiTheme="majorEastAsia"/>
                <w:noProof/>
              </w:rPr>
              <w:t>ISSUE-3</w:t>
            </w:r>
            <w:r w:rsidR="001C2630">
              <w:rPr>
                <w:noProof/>
              </w:rPr>
              <w:tab/>
            </w:r>
            <w:r w:rsidR="001C2630" w:rsidRPr="00C45085">
              <w:rPr>
                <w:rStyle w:val="ae"/>
                <w:rFonts w:asciiTheme="majorEastAsia" w:hAnsiTheme="majorEastAsia" w:hint="eastAsia"/>
                <w:noProof/>
                <w:lang w:val="vi-VN"/>
              </w:rPr>
              <w:t>受付情報詳細画面</w:t>
            </w:r>
            <w:r w:rsidR="001C2630">
              <w:rPr>
                <w:noProof/>
                <w:webHidden/>
              </w:rPr>
              <w:tab/>
            </w:r>
            <w:r w:rsidR="001C2630">
              <w:rPr>
                <w:noProof/>
                <w:webHidden/>
              </w:rPr>
              <w:fldChar w:fldCharType="begin"/>
            </w:r>
            <w:r w:rsidR="001C2630">
              <w:rPr>
                <w:noProof/>
                <w:webHidden/>
              </w:rPr>
              <w:instrText xml:space="preserve"> PAGEREF _Toc483178705 \h </w:instrText>
            </w:r>
            <w:r w:rsidR="001C2630">
              <w:rPr>
                <w:noProof/>
                <w:webHidden/>
              </w:rPr>
            </w:r>
            <w:r w:rsidR="001C2630">
              <w:rPr>
                <w:noProof/>
                <w:webHidden/>
              </w:rPr>
              <w:fldChar w:fldCharType="separate"/>
            </w:r>
            <w:r w:rsidR="001C2630">
              <w:rPr>
                <w:noProof/>
                <w:webHidden/>
              </w:rPr>
              <w:t>28</w:t>
            </w:r>
            <w:r w:rsidR="001C2630">
              <w:rPr>
                <w:noProof/>
                <w:webHidden/>
              </w:rPr>
              <w:fldChar w:fldCharType="end"/>
            </w:r>
          </w:hyperlink>
        </w:p>
        <w:p w:rsidR="001C2630" w:rsidRDefault="00A95465">
          <w:pPr>
            <w:pStyle w:val="12"/>
            <w:rPr>
              <w:noProof/>
            </w:rPr>
          </w:pPr>
          <w:hyperlink w:anchor="_Toc483178706"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rPr>
              <w:t>受付情報詳細　機能と概要</w:t>
            </w:r>
            <w:r w:rsidR="001C2630">
              <w:rPr>
                <w:noProof/>
                <w:webHidden/>
              </w:rPr>
              <w:tab/>
            </w:r>
            <w:r w:rsidR="001C2630">
              <w:rPr>
                <w:noProof/>
                <w:webHidden/>
              </w:rPr>
              <w:fldChar w:fldCharType="begin"/>
            </w:r>
            <w:r w:rsidR="001C2630">
              <w:rPr>
                <w:noProof/>
                <w:webHidden/>
              </w:rPr>
              <w:instrText xml:space="preserve"> PAGEREF _Toc483178706 \h </w:instrText>
            </w:r>
            <w:r w:rsidR="001C2630">
              <w:rPr>
                <w:noProof/>
                <w:webHidden/>
              </w:rPr>
            </w:r>
            <w:r w:rsidR="001C2630">
              <w:rPr>
                <w:noProof/>
                <w:webHidden/>
              </w:rPr>
              <w:fldChar w:fldCharType="separate"/>
            </w:r>
            <w:r w:rsidR="001C2630">
              <w:rPr>
                <w:noProof/>
                <w:webHidden/>
              </w:rPr>
              <w:t>28</w:t>
            </w:r>
            <w:r w:rsidR="001C2630">
              <w:rPr>
                <w:noProof/>
                <w:webHidden/>
              </w:rPr>
              <w:fldChar w:fldCharType="end"/>
            </w:r>
          </w:hyperlink>
        </w:p>
        <w:p w:rsidR="001C2630" w:rsidRDefault="00A95465">
          <w:pPr>
            <w:pStyle w:val="12"/>
            <w:rPr>
              <w:noProof/>
            </w:rPr>
          </w:pPr>
          <w:hyperlink w:anchor="_Toc483178707"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rPr>
              <w:t xml:space="preserve">関連案件　</w:t>
            </w:r>
            <w:r w:rsidR="001C2630" w:rsidRPr="00C45085">
              <w:rPr>
                <w:rStyle w:val="ae"/>
                <w:rFonts w:asciiTheme="majorEastAsia" w:hAnsiTheme="majorEastAsia" w:hint="eastAsia"/>
                <w:noProof/>
                <w:lang w:val="vi-VN"/>
              </w:rPr>
              <w:t>機能や概要（編集、詳細）</w:t>
            </w:r>
            <w:r w:rsidR="001C2630">
              <w:rPr>
                <w:noProof/>
                <w:webHidden/>
              </w:rPr>
              <w:tab/>
            </w:r>
            <w:r w:rsidR="001C2630">
              <w:rPr>
                <w:noProof/>
                <w:webHidden/>
              </w:rPr>
              <w:fldChar w:fldCharType="begin"/>
            </w:r>
            <w:r w:rsidR="001C2630">
              <w:rPr>
                <w:noProof/>
                <w:webHidden/>
              </w:rPr>
              <w:instrText xml:space="preserve"> PAGEREF _Toc483178707 \h </w:instrText>
            </w:r>
            <w:r w:rsidR="001C2630">
              <w:rPr>
                <w:noProof/>
                <w:webHidden/>
              </w:rPr>
            </w:r>
            <w:r w:rsidR="001C2630">
              <w:rPr>
                <w:noProof/>
                <w:webHidden/>
              </w:rPr>
              <w:fldChar w:fldCharType="separate"/>
            </w:r>
            <w:r w:rsidR="001C2630">
              <w:rPr>
                <w:noProof/>
                <w:webHidden/>
              </w:rPr>
              <w:t>29</w:t>
            </w:r>
            <w:r w:rsidR="001C2630">
              <w:rPr>
                <w:noProof/>
                <w:webHidden/>
              </w:rPr>
              <w:fldChar w:fldCharType="end"/>
            </w:r>
          </w:hyperlink>
        </w:p>
        <w:p w:rsidR="001C2630" w:rsidRDefault="00A95465">
          <w:pPr>
            <w:pStyle w:val="12"/>
            <w:rPr>
              <w:noProof/>
            </w:rPr>
          </w:pPr>
          <w:hyperlink w:anchor="_Toc483178708"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lang w:val="vi-VN"/>
              </w:rPr>
              <w:t>関連案件</w:t>
            </w:r>
            <w:r w:rsidR="001C2630" w:rsidRPr="00C45085">
              <w:rPr>
                <w:rStyle w:val="ae"/>
                <w:rFonts w:asciiTheme="majorEastAsia" w:hAnsiTheme="majorEastAsia"/>
                <w:noProof/>
                <w:lang w:val="vi-VN"/>
              </w:rPr>
              <w:t xml:space="preserve"> </w:t>
            </w:r>
            <w:r w:rsidR="001C2630" w:rsidRPr="00C45085">
              <w:rPr>
                <w:rStyle w:val="ae"/>
                <w:rFonts w:asciiTheme="majorEastAsia" w:hAnsiTheme="majorEastAsia" w:hint="eastAsia"/>
                <w:noProof/>
                <w:lang w:val="vi-VN"/>
              </w:rPr>
              <w:t>オバレーイ（編集、詳細）</w:t>
            </w:r>
            <w:r w:rsidR="001C2630">
              <w:rPr>
                <w:noProof/>
                <w:webHidden/>
              </w:rPr>
              <w:tab/>
            </w:r>
            <w:r w:rsidR="001C2630">
              <w:rPr>
                <w:noProof/>
                <w:webHidden/>
              </w:rPr>
              <w:fldChar w:fldCharType="begin"/>
            </w:r>
            <w:r w:rsidR="001C2630">
              <w:rPr>
                <w:noProof/>
                <w:webHidden/>
              </w:rPr>
              <w:instrText xml:space="preserve"> PAGEREF _Toc483178708 \h </w:instrText>
            </w:r>
            <w:r w:rsidR="001C2630">
              <w:rPr>
                <w:noProof/>
                <w:webHidden/>
              </w:rPr>
            </w:r>
            <w:r w:rsidR="001C2630">
              <w:rPr>
                <w:noProof/>
                <w:webHidden/>
              </w:rPr>
              <w:fldChar w:fldCharType="separate"/>
            </w:r>
            <w:r w:rsidR="001C2630">
              <w:rPr>
                <w:noProof/>
                <w:webHidden/>
              </w:rPr>
              <w:t>29</w:t>
            </w:r>
            <w:r w:rsidR="001C2630">
              <w:rPr>
                <w:noProof/>
                <w:webHidden/>
              </w:rPr>
              <w:fldChar w:fldCharType="end"/>
            </w:r>
          </w:hyperlink>
        </w:p>
        <w:p w:rsidR="001C2630" w:rsidRDefault="00A95465">
          <w:pPr>
            <w:pStyle w:val="12"/>
            <w:rPr>
              <w:noProof/>
            </w:rPr>
          </w:pPr>
          <w:hyperlink w:anchor="_Toc483178709" w:history="1">
            <w:r w:rsidR="001C2630" w:rsidRPr="00C45085">
              <w:rPr>
                <w:rStyle w:val="ae"/>
                <w:rFonts w:ascii="Wingdings" w:hAnsi="Wingdings"/>
                <w:noProof/>
              </w:rPr>
              <w:t></w:t>
            </w:r>
            <w:r w:rsidR="001C2630">
              <w:rPr>
                <w:noProof/>
              </w:rPr>
              <w:tab/>
            </w:r>
            <w:r w:rsidR="001C2630" w:rsidRPr="00C45085">
              <w:rPr>
                <w:rStyle w:val="ae"/>
                <w:rFonts w:ascii="Arial" w:hAnsi="Arial" w:hint="eastAsia"/>
                <w:noProof/>
                <w:lang w:val="vi-VN"/>
              </w:rPr>
              <w:t>音声</w:t>
            </w:r>
            <w:r w:rsidR="001C2630" w:rsidRPr="00C45085">
              <w:rPr>
                <w:rStyle w:val="ae"/>
                <w:rFonts w:asciiTheme="majorEastAsia" w:hAnsiTheme="majorEastAsia" w:hint="eastAsia"/>
                <w:noProof/>
              </w:rPr>
              <w:t xml:space="preserve">　</w:t>
            </w:r>
            <w:r w:rsidR="001C2630" w:rsidRPr="00C45085">
              <w:rPr>
                <w:rStyle w:val="ae"/>
                <w:rFonts w:asciiTheme="majorEastAsia" w:hAnsiTheme="majorEastAsia" w:hint="eastAsia"/>
                <w:noProof/>
                <w:lang w:val="vi-VN"/>
              </w:rPr>
              <w:t>機能や概要（編集、詳細）</w:t>
            </w:r>
            <w:r w:rsidR="001C2630">
              <w:rPr>
                <w:noProof/>
                <w:webHidden/>
              </w:rPr>
              <w:tab/>
            </w:r>
            <w:r w:rsidR="001C2630">
              <w:rPr>
                <w:noProof/>
                <w:webHidden/>
              </w:rPr>
              <w:fldChar w:fldCharType="begin"/>
            </w:r>
            <w:r w:rsidR="001C2630">
              <w:rPr>
                <w:noProof/>
                <w:webHidden/>
              </w:rPr>
              <w:instrText xml:space="preserve"> PAGEREF _Toc483178709 \h </w:instrText>
            </w:r>
            <w:r w:rsidR="001C2630">
              <w:rPr>
                <w:noProof/>
                <w:webHidden/>
              </w:rPr>
            </w:r>
            <w:r w:rsidR="001C2630">
              <w:rPr>
                <w:noProof/>
                <w:webHidden/>
              </w:rPr>
              <w:fldChar w:fldCharType="separate"/>
            </w:r>
            <w:r w:rsidR="001C2630">
              <w:rPr>
                <w:noProof/>
                <w:webHidden/>
              </w:rPr>
              <w:t>30</w:t>
            </w:r>
            <w:r w:rsidR="001C2630">
              <w:rPr>
                <w:noProof/>
                <w:webHidden/>
              </w:rPr>
              <w:fldChar w:fldCharType="end"/>
            </w:r>
          </w:hyperlink>
        </w:p>
        <w:p w:rsidR="001C2630" w:rsidRDefault="00A95465">
          <w:pPr>
            <w:pStyle w:val="12"/>
            <w:rPr>
              <w:noProof/>
            </w:rPr>
          </w:pPr>
          <w:hyperlink w:anchor="_Toc483178710"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hint="eastAsia"/>
                <w:noProof/>
                <w:lang w:val="vi-VN"/>
              </w:rPr>
              <w:t>音声ファイルオバレーイ</w:t>
            </w:r>
            <w:r w:rsidR="001C2630">
              <w:rPr>
                <w:noProof/>
                <w:webHidden/>
              </w:rPr>
              <w:tab/>
            </w:r>
            <w:r w:rsidR="001C2630">
              <w:rPr>
                <w:noProof/>
                <w:webHidden/>
              </w:rPr>
              <w:fldChar w:fldCharType="begin"/>
            </w:r>
            <w:r w:rsidR="001C2630">
              <w:rPr>
                <w:noProof/>
                <w:webHidden/>
              </w:rPr>
              <w:instrText xml:space="preserve"> PAGEREF _Toc483178710 \h </w:instrText>
            </w:r>
            <w:r w:rsidR="001C2630">
              <w:rPr>
                <w:noProof/>
                <w:webHidden/>
              </w:rPr>
            </w:r>
            <w:r w:rsidR="001C2630">
              <w:rPr>
                <w:noProof/>
                <w:webHidden/>
              </w:rPr>
              <w:fldChar w:fldCharType="separate"/>
            </w:r>
            <w:r w:rsidR="001C2630">
              <w:rPr>
                <w:noProof/>
                <w:webHidden/>
              </w:rPr>
              <w:t>30</w:t>
            </w:r>
            <w:r w:rsidR="001C2630">
              <w:rPr>
                <w:noProof/>
                <w:webHidden/>
              </w:rPr>
              <w:fldChar w:fldCharType="end"/>
            </w:r>
          </w:hyperlink>
        </w:p>
        <w:p w:rsidR="001C2630" w:rsidRDefault="00A95465">
          <w:pPr>
            <w:pStyle w:val="12"/>
            <w:rPr>
              <w:noProof/>
            </w:rPr>
          </w:pPr>
          <w:hyperlink w:anchor="_Toc483178711"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hint="eastAsia"/>
                <w:noProof/>
                <w:lang w:val="vi-VN"/>
              </w:rPr>
              <w:t>音声ファイル選択オバレーイ</w:t>
            </w:r>
            <w:r w:rsidR="001C2630">
              <w:rPr>
                <w:noProof/>
                <w:webHidden/>
              </w:rPr>
              <w:tab/>
            </w:r>
            <w:r w:rsidR="001C2630">
              <w:rPr>
                <w:noProof/>
                <w:webHidden/>
              </w:rPr>
              <w:fldChar w:fldCharType="begin"/>
            </w:r>
            <w:r w:rsidR="001C2630">
              <w:rPr>
                <w:noProof/>
                <w:webHidden/>
              </w:rPr>
              <w:instrText xml:space="preserve"> PAGEREF _Toc483178711 \h </w:instrText>
            </w:r>
            <w:r w:rsidR="001C2630">
              <w:rPr>
                <w:noProof/>
                <w:webHidden/>
              </w:rPr>
            </w:r>
            <w:r w:rsidR="001C2630">
              <w:rPr>
                <w:noProof/>
                <w:webHidden/>
              </w:rPr>
              <w:fldChar w:fldCharType="separate"/>
            </w:r>
            <w:r w:rsidR="001C2630">
              <w:rPr>
                <w:noProof/>
                <w:webHidden/>
              </w:rPr>
              <w:t>31</w:t>
            </w:r>
            <w:r w:rsidR="001C2630">
              <w:rPr>
                <w:noProof/>
                <w:webHidden/>
              </w:rPr>
              <w:fldChar w:fldCharType="end"/>
            </w:r>
          </w:hyperlink>
        </w:p>
        <w:p w:rsidR="001C2630" w:rsidRDefault="00A95465">
          <w:pPr>
            <w:pStyle w:val="12"/>
            <w:rPr>
              <w:noProof/>
            </w:rPr>
          </w:pPr>
          <w:hyperlink w:anchor="_Toc483178712"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noProof/>
                <w:lang w:val="vi-VN"/>
              </w:rPr>
              <w:t>ToDo</w:t>
            </w:r>
            <w:r w:rsidR="001C2630" w:rsidRPr="00C45085">
              <w:rPr>
                <w:rStyle w:val="ae"/>
                <w:rFonts w:asciiTheme="majorEastAsia" w:hAnsiTheme="majorEastAsia" w:hint="eastAsia"/>
                <w:noProof/>
                <w:lang w:val="vi-VN"/>
              </w:rPr>
              <w:t>リスト　機能や概要（編集、詳細）</w:t>
            </w:r>
            <w:r w:rsidR="001C2630">
              <w:rPr>
                <w:noProof/>
                <w:webHidden/>
              </w:rPr>
              <w:tab/>
            </w:r>
            <w:r w:rsidR="001C2630">
              <w:rPr>
                <w:noProof/>
                <w:webHidden/>
              </w:rPr>
              <w:fldChar w:fldCharType="begin"/>
            </w:r>
            <w:r w:rsidR="001C2630">
              <w:rPr>
                <w:noProof/>
                <w:webHidden/>
              </w:rPr>
              <w:instrText xml:space="preserve"> PAGEREF _Toc483178712 \h </w:instrText>
            </w:r>
            <w:r w:rsidR="001C2630">
              <w:rPr>
                <w:noProof/>
                <w:webHidden/>
              </w:rPr>
            </w:r>
            <w:r w:rsidR="001C2630">
              <w:rPr>
                <w:noProof/>
                <w:webHidden/>
              </w:rPr>
              <w:fldChar w:fldCharType="separate"/>
            </w:r>
            <w:r w:rsidR="001C2630">
              <w:rPr>
                <w:noProof/>
                <w:webHidden/>
              </w:rPr>
              <w:t>32</w:t>
            </w:r>
            <w:r w:rsidR="001C2630">
              <w:rPr>
                <w:noProof/>
                <w:webHidden/>
              </w:rPr>
              <w:fldChar w:fldCharType="end"/>
            </w:r>
          </w:hyperlink>
        </w:p>
        <w:p w:rsidR="001C2630" w:rsidRDefault="00A95465">
          <w:pPr>
            <w:pStyle w:val="12"/>
            <w:rPr>
              <w:noProof/>
            </w:rPr>
          </w:pPr>
          <w:hyperlink w:anchor="_Toc483178713"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noProof/>
                <w:lang w:val="vi-VN"/>
              </w:rPr>
              <w:t>ToDo</w:t>
            </w:r>
            <w:r w:rsidR="001C2630" w:rsidRPr="00C45085">
              <w:rPr>
                <w:rStyle w:val="ae"/>
                <w:rFonts w:asciiTheme="majorEastAsia" w:hAnsiTheme="majorEastAsia" w:hint="eastAsia"/>
                <w:noProof/>
                <w:lang w:val="vi-VN"/>
              </w:rPr>
              <w:t>オバレーイ（編集、詳細）</w:t>
            </w:r>
            <w:r w:rsidR="001C2630">
              <w:rPr>
                <w:noProof/>
                <w:webHidden/>
              </w:rPr>
              <w:tab/>
            </w:r>
            <w:r w:rsidR="001C2630">
              <w:rPr>
                <w:noProof/>
                <w:webHidden/>
              </w:rPr>
              <w:fldChar w:fldCharType="begin"/>
            </w:r>
            <w:r w:rsidR="001C2630">
              <w:rPr>
                <w:noProof/>
                <w:webHidden/>
              </w:rPr>
              <w:instrText xml:space="preserve"> PAGEREF _Toc483178713 \h </w:instrText>
            </w:r>
            <w:r w:rsidR="001C2630">
              <w:rPr>
                <w:noProof/>
                <w:webHidden/>
              </w:rPr>
            </w:r>
            <w:r w:rsidR="001C2630">
              <w:rPr>
                <w:noProof/>
                <w:webHidden/>
              </w:rPr>
              <w:fldChar w:fldCharType="separate"/>
            </w:r>
            <w:r w:rsidR="001C2630">
              <w:rPr>
                <w:noProof/>
                <w:webHidden/>
              </w:rPr>
              <w:t>33</w:t>
            </w:r>
            <w:r w:rsidR="001C2630">
              <w:rPr>
                <w:noProof/>
                <w:webHidden/>
              </w:rPr>
              <w:fldChar w:fldCharType="end"/>
            </w:r>
          </w:hyperlink>
        </w:p>
        <w:p w:rsidR="001C2630" w:rsidRDefault="00A95465">
          <w:pPr>
            <w:pStyle w:val="12"/>
            <w:rPr>
              <w:noProof/>
            </w:rPr>
          </w:pPr>
          <w:hyperlink w:anchor="_Toc483178714"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lang w:val="vi-VN"/>
              </w:rPr>
              <w:t>対応依頼　機能や概要（詳細）</w:t>
            </w:r>
            <w:r w:rsidR="001C2630">
              <w:rPr>
                <w:noProof/>
                <w:webHidden/>
              </w:rPr>
              <w:tab/>
            </w:r>
            <w:r w:rsidR="001C2630">
              <w:rPr>
                <w:noProof/>
                <w:webHidden/>
              </w:rPr>
              <w:fldChar w:fldCharType="begin"/>
            </w:r>
            <w:r w:rsidR="001C2630">
              <w:rPr>
                <w:noProof/>
                <w:webHidden/>
              </w:rPr>
              <w:instrText xml:space="preserve"> PAGEREF _Toc483178714 \h </w:instrText>
            </w:r>
            <w:r w:rsidR="001C2630">
              <w:rPr>
                <w:noProof/>
                <w:webHidden/>
              </w:rPr>
            </w:r>
            <w:r w:rsidR="001C2630">
              <w:rPr>
                <w:noProof/>
                <w:webHidden/>
              </w:rPr>
              <w:fldChar w:fldCharType="separate"/>
            </w:r>
            <w:r w:rsidR="001C2630">
              <w:rPr>
                <w:noProof/>
                <w:webHidden/>
              </w:rPr>
              <w:t>34</w:t>
            </w:r>
            <w:r w:rsidR="001C2630">
              <w:rPr>
                <w:noProof/>
                <w:webHidden/>
              </w:rPr>
              <w:fldChar w:fldCharType="end"/>
            </w:r>
          </w:hyperlink>
        </w:p>
        <w:p w:rsidR="001C2630" w:rsidRDefault="00A95465">
          <w:pPr>
            <w:pStyle w:val="12"/>
            <w:rPr>
              <w:noProof/>
            </w:rPr>
          </w:pPr>
          <w:hyperlink w:anchor="_Toc483178715"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asciiTheme="majorEastAsia" w:hAnsiTheme="majorEastAsia" w:hint="eastAsia"/>
                <w:noProof/>
                <w:lang w:val="vi-VN"/>
              </w:rPr>
              <w:t>メンバー選択オバレーイ（詳細）</w:t>
            </w:r>
            <w:r w:rsidR="001C2630">
              <w:rPr>
                <w:noProof/>
                <w:webHidden/>
              </w:rPr>
              <w:tab/>
            </w:r>
            <w:r w:rsidR="001C2630">
              <w:rPr>
                <w:noProof/>
                <w:webHidden/>
              </w:rPr>
              <w:fldChar w:fldCharType="begin"/>
            </w:r>
            <w:r w:rsidR="001C2630">
              <w:rPr>
                <w:noProof/>
                <w:webHidden/>
              </w:rPr>
              <w:instrText xml:space="preserve"> PAGEREF _Toc483178715 \h </w:instrText>
            </w:r>
            <w:r w:rsidR="001C2630">
              <w:rPr>
                <w:noProof/>
                <w:webHidden/>
              </w:rPr>
            </w:r>
            <w:r w:rsidR="001C2630">
              <w:rPr>
                <w:noProof/>
                <w:webHidden/>
              </w:rPr>
              <w:fldChar w:fldCharType="separate"/>
            </w:r>
            <w:r w:rsidR="001C2630">
              <w:rPr>
                <w:noProof/>
                <w:webHidden/>
              </w:rPr>
              <w:t>36</w:t>
            </w:r>
            <w:r w:rsidR="001C2630">
              <w:rPr>
                <w:noProof/>
                <w:webHidden/>
              </w:rPr>
              <w:fldChar w:fldCharType="end"/>
            </w:r>
          </w:hyperlink>
        </w:p>
        <w:p w:rsidR="001C2630" w:rsidRDefault="00A95465">
          <w:pPr>
            <w:pStyle w:val="12"/>
            <w:rPr>
              <w:noProof/>
            </w:rPr>
          </w:pPr>
          <w:hyperlink w:anchor="_Toc483178716"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lang w:val="vi-VN"/>
              </w:rPr>
              <w:t>顧客対応</w:t>
            </w:r>
            <w:r w:rsidR="001C2630" w:rsidRPr="00C45085">
              <w:rPr>
                <w:rStyle w:val="ae"/>
                <w:rFonts w:asciiTheme="majorEastAsia" w:hAnsiTheme="majorEastAsia"/>
                <w:noProof/>
                <w:lang w:val="vi-VN"/>
              </w:rPr>
              <w:t xml:space="preserve"> </w:t>
            </w:r>
            <w:r w:rsidR="001C2630" w:rsidRPr="00C45085">
              <w:rPr>
                <w:rStyle w:val="ae"/>
                <w:rFonts w:asciiTheme="majorEastAsia" w:hAnsiTheme="majorEastAsia" w:hint="eastAsia"/>
                <w:noProof/>
                <w:lang w:val="vi-VN"/>
              </w:rPr>
              <w:t>オバレーイ（詳細）</w:t>
            </w:r>
            <w:r w:rsidR="001C2630">
              <w:rPr>
                <w:noProof/>
                <w:webHidden/>
              </w:rPr>
              <w:tab/>
            </w:r>
            <w:r w:rsidR="001C2630">
              <w:rPr>
                <w:noProof/>
                <w:webHidden/>
              </w:rPr>
              <w:fldChar w:fldCharType="begin"/>
            </w:r>
            <w:r w:rsidR="001C2630">
              <w:rPr>
                <w:noProof/>
                <w:webHidden/>
              </w:rPr>
              <w:instrText xml:space="preserve"> PAGEREF _Toc483178716 \h </w:instrText>
            </w:r>
            <w:r w:rsidR="001C2630">
              <w:rPr>
                <w:noProof/>
                <w:webHidden/>
              </w:rPr>
            </w:r>
            <w:r w:rsidR="001C2630">
              <w:rPr>
                <w:noProof/>
                <w:webHidden/>
              </w:rPr>
              <w:fldChar w:fldCharType="separate"/>
            </w:r>
            <w:r w:rsidR="001C2630">
              <w:rPr>
                <w:noProof/>
                <w:webHidden/>
              </w:rPr>
              <w:t>37</w:t>
            </w:r>
            <w:r w:rsidR="001C2630">
              <w:rPr>
                <w:noProof/>
                <w:webHidden/>
              </w:rPr>
              <w:fldChar w:fldCharType="end"/>
            </w:r>
          </w:hyperlink>
        </w:p>
        <w:p w:rsidR="001C2630" w:rsidRDefault="00A95465">
          <w:pPr>
            <w:pStyle w:val="12"/>
            <w:rPr>
              <w:noProof/>
            </w:rPr>
          </w:pPr>
          <w:hyperlink w:anchor="_Toc483178717" w:history="1">
            <w:r w:rsidR="001C2630" w:rsidRPr="00C45085">
              <w:rPr>
                <w:rStyle w:val="ae"/>
                <w:rFonts w:ascii="ＭＳ 明朝" w:eastAsia="ＭＳ 明朝" w:hAnsi="ＭＳ 明朝" w:hint="eastAsia"/>
                <w:noProof/>
                <w:lang w:val="vi-VN"/>
              </w:rPr>
              <w:t>☆</w:t>
            </w:r>
            <w:r w:rsidR="001C2630">
              <w:rPr>
                <w:noProof/>
              </w:rPr>
              <w:tab/>
            </w:r>
            <w:r w:rsidR="001C2630" w:rsidRPr="00C45085">
              <w:rPr>
                <w:rStyle w:val="ae"/>
                <w:rFonts w:asciiTheme="majorEastAsia" w:hAnsiTheme="majorEastAsia" w:hint="eastAsia"/>
                <w:noProof/>
                <w:lang w:val="vi-VN"/>
              </w:rPr>
              <w:t>顧客対応</w:t>
            </w:r>
            <w:r w:rsidR="001C2630" w:rsidRPr="00C45085">
              <w:rPr>
                <w:rStyle w:val="ae"/>
                <w:rFonts w:asciiTheme="majorEastAsia" w:hAnsiTheme="majorEastAsia"/>
                <w:noProof/>
                <w:lang w:val="vi-VN"/>
              </w:rPr>
              <w:t xml:space="preserve"> </w:t>
            </w:r>
            <w:r w:rsidR="001C2630" w:rsidRPr="00C45085">
              <w:rPr>
                <w:rStyle w:val="ae"/>
                <w:rFonts w:asciiTheme="majorEastAsia" w:hAnsiTheme="majorEastAsia" w:hint="eastAsia"/>
                <w:noProof/>
                <w:lang w:val="vi-VN"/>
              </w:rPr>
              <w:t>オバレーイ（詳細）</w:t>
            </w:r>
            <w:r w:rsidR="001C2630">
              <w:rPr>
                <w:noProof/>
                <w:webHidden/>
              </w:rPr>
              <w:tab/>
            </w:r>
            <w:r w:rsidR="001C2630">
              <w:rPr>
                <w:noProof/>
                <w:webHidden/>
              </w:rPr>
              <w:fldChar w:fldCharType="begin"/>
            </w:r>
            <w:r w:rsidR="001C2630">
              <w:rPr>
                <w:noProof/>
                <w:webHidden/>
              </w:rPr>
              <w:instrText xml:space="preserve"> PAGEREF _Toc483178717 \h </w:instrText>
            </w:r>
            <w:r w:rsidR="001C2630">
              <w:rPr>
                <w:noProof/>
                <w:webHidden/>
              </w:rPr>
            </w:r>
            <w:r w:rsidR="001C2630">
              <w:rPr>
                <w:noProof/>
                <w:webHidden/>
              </w:rPr>
              <w:fldChar w:fldCharType="separate"/>
            </w:r>
            <w:r w:rsidR="001C2630">
              <w:rPr>
                <w:noProof/>
                <w:webHidden/>
              </w:rPr>
              <w:t>38</w:t>
            </w:r>
            <w:r w:rsidR="001C2630">
              <w:rPr>
                <w:noProof/>
                <w:webHidden/>
              </w:rPr>
              <w:fldChar w:fldCharType="end"/>
            </w:r>
          </w:hyperlink>
        </w:p>
        <w:p w:rsidR="001C2630" w:rsidRDefault="00A95465">
          <w:pPr>
            <w:pStyle w:val="12"/>
            <w:rPr>
              <w:noProof/>
            </w:rPr>
          </w:pPr>
          <w:hyperlink w:anchor="_Toc483178718"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lang w:val="vi-VN"/>
              </w:rPr>
              <w:t>例文</w:t>
            </w:r>
            <w:r w:rsidR="001C2630" w:rsidRPr="00C45085">
              <w:rPr>
                <w:rStyle w:val="ae"/>
                <w:rFonts w:asciiTheme="majorEastAsia" w:hAnsiTheme="majorEastAsia"/>
                <w:noProof/>
                <w:lang w:val="vi-VN"/>
              </w:rPr>
              <w:t xml:space="preserve"> </w:t>
            </w:r>
            <w:r w:rsidR="001C2630" w:rsidRPr="00C45085">
              <w:rPr>
                <w:rStyle w:val="ae"/>
                <w:rFonts w:asciiTheme="majorEastAsia" w:hAnsiTheme="majorEastAsia" w:hint="eastAsia"/>
                <w:noProof/>
                <w:lang w:val="vi-VN"/>
              </w:rPr>
              <w:t>オバレーイ（詳細）</w:t>
            </w:r>
            <w:r w:rsidR="001C2630">
              <w:rPr>
                <w:noProof/>
                <w:webHidden/>
              </w:rPr>
              <w:tab/>
            </w:r>
            <w:r w:rsidR="001C2630">
              <w:rPr>
                <w:noProof/>
                <w:webHidden/>
              </w:rPr>
              <w:fldChar w:fldCharType="begin"/>
            </w:r>
            <w:r w:rsidR="001C2630">
              <w:rPr>
                <w:noProof/>
                <w:webHidden/>
              </w:rPr>
              <w:instrText xml:space="preserve"> PAGEREF _Toc483178718 \h </w:instrText>
            </w:r>
            <w:r w:rsidR="001C2630">
              <w:rPr>
                <w:noProof/>
                <w:webHidden/>
              </w:rPr>
            </w:r>
            <w:r w:rsidR="001C2630">
              <w:rPr>
                <w:noProof/>
                <w:webHidden/>
              </w:rPr>
              <w:fldChar w:fldCharType="separate"/>
            </w:r>
            <w:r w:rsidR="001C2630">
              <w:rPr>
                <w:noProof/>
                <w:webHidden/>
              </w:rPr>
              <w:t>41</w:t>
            </w:r>
            <w:r w:rsidR="001C2630">
              <w:rPr>
                <w:noProof/>
                <w:webHidden/>
              </w:rPr>
              <w:fldChar w:fldCharType="end"/>
            </w:r>
          </w:hyperlink>
        </w:p>
        <w:p w:rsidR="001C2630" w:rsidRDefault="00A95465">
          <w:pPr>
            <w:pStyle w:val="12"/>
            <w:rPr>
              <w:noProof/>
            </w:rPr>
          </w:pPr>
          <w:hyperlink w:anchor="_Toc483178719" w:history="1">
            <w:r w:rsidR="001C2630" w:rsidRPr="00C45085">
              <w:rPr>
                <w:rStyle w:val="ae"/>
                <w:rFonts w:ascii="ＭＳ 明朝" w:eastAsia="ＭＳ 明朝" w:hAnsi="ＭＳ 明朝" w:hint="eastAsia"/>
                <w:noProof/>
              </w:rPr>
              <w:t>☆</w:t>
            </w:r>
            <w:r w:rsidR="001C2630">
              <w:rPr>
                <w:noProof/>
              </w:rPr>
              <w:tab/>
            </w:r>
            <w:r w:rsidR="001C2630" w:rsidRPr="00C45085">
              <w:rPr>
                <w:rStyle w:val="ae"/>
                <w:rFonts w:asciiTheme="majorEastAsia" w:hAnsiTheme="majorEastAsia" w:hint="eastAsia"/>
                <w:noProof/>
                <w:lang w:val="vi-VN"/>
              </w:rPr>
              <w:t>コメント</w:t>
            </w:r>
            <w:r w:rsidR="001C2630" w:rsidRPr="00C45085">
              <w:rPr>
                <w:rStyle w:val="ae"/>
                <w:rFonts w:asciiTheme="majorEastAsia" w:hAnsiTheme="majorEastAsia"/>
                <w:noProof/>
                <w:lang w:val="vi-VN"/>
              </w:rPr>
              <w:t xml:space="preserve"> </w:t>
            </w:r>
            <w:r w:rsidR="001C2630" w:rsidRPr="00C45085">
              <w:rPr>
                <w:rStyle w:val="ae"/>
                <w:rFonts w:asciiTheme="majorEastAsia" w:hAnsiTheme="majorEastAsia" w:hint="eastAsia"/>
                <w:noProof/>
                <w:lang w:val="vi-VN"/>
              </w:rPr>
              <w:t>オバレーイ（詳細）</w:t>
            </w:r>
            <w:r w:rsidR="001C2630">
              <w:rPr>
                <w:noProof/>
                <w:webHidden/>
              </w:rPr>
              <w:tab/>
            </w:r>
            <w:r w:rsidR="001C2630">
              <w:rPr>
                <w:noProof/>
                <w:webHidden/>
              </w:rPr>
              <w:fldChar w:fldCharType="begin"/>
            </w:r>
            <w:r w:rsidR="001C2630">
              <w:rPr>
                <w:noProof/>
                <w:webHidden/>
              </w:rPr>
              <w:instrText xml:space="preserve"> PAGEREF _Toc483178719 \h </w:instrText>
            </w:r>
            <w:r w:rsidR="001C2630">
              <w:rPr>
                <w:noProof/>
                <w:webHidden/>
              </w:rPr>
            </w:r>
            <w:r w:rsidR="001C2630">
              <w:rPr>
                <w:noProof/>
                <w:webHidden/>
              </w:rPr>
              <w:fldChar w:fldCharType="separate"/>
            </w:r>
            <w:r w:rsidR="001C2630">
              <w:rPr>
                <w:noProof/>
                <w:webHidden/>
              </w:rPr>
              <w:t>42</w:t>
            </w:r>
            <w:r w:rsidR="001C2630">
              <w:rPr>
                <w:noProof/>
                <w:webHidden/>
              </w:rPr>
              <w:fldChar w:fldCharType="end"/>
            </w:r>
          </w:hyperlink>
        </w:p>
        <w:p w:rsidR="001C2630" w:rsidRDefault="00A95465">
          <w:pPr>
            <w:pStyle w:val="12"/>
            <w:tabs>
              <w:tab w:val="left" w:pos="1050"/>
            </w:tabs>
            <w:rPr>
              <w:noProof/>
            </w:rPr>
          </w:pPr>
          <w:hyperlink w:anchor="_Toc483178720" w:history="1">
            <w:r w:rsidR="001C2630" w:rsidRPr="00C45085">
              <w:rPr>
                <w:rStyle w:val="ae"/>
                <w:rFonts w:asciiTheme="majorEastAsia" w:hAnsiTheme="majorEastAsia"/>
                <w:noProof/>
                <w:lang w:val="vi-VN"/>
              </w:rPr>
              <w:t>ISSUE-4</w:t>
            </w:r>
            <w:r w:rsidR="001C2630">
              <w:rPr>
                <w:noProof/>
              </w:rPr>
              <w:tab/>
            </w:r>
            <w:r w:rsidR="001C2630" w:rsidRPr="00C45085">
              <w:rPr>
                <w:rStyle w:val="ae"/>
                <w:rFonts w:asciiTheme="majorEastAsia" w:hAnsiTheme="majorEastAsia" w:hint="eastAsia"/>
                <w:noProof/>
                <w:lang w:val="vi-VN"/>
              </w:rPr>
              <w:t>案件設定</w:t>
            </w:r>
            <w:r w:rsidR="001C2630">
              <w:rPr>
                <w:noProof/>
                <w:webHidden/>
              </w:rPr>
              <w:tab/>
            </w:r>
            <w:r w:rsidR="001C2630">
              <w:rPr>
                <w:noProof/>
                <w:webHidden/>
              </w:rPr>
              <w:fldChar w:fldCharType="begin"/>
            </w:r>
            <w:r w:rsidR="001C2630">
              <w:rPr>
                <w:noProof/>
                <w:webHidden/>
              </w:rPr>
              <w:instrText xml:space="preserve"> PAGEREF _Toc483178720 \h </w:instrText>
            </w:r>
            <w:r w:rsidR="001C2630">
              <w:rPr>
                <w:noProof/>
                <w:webHidden/>
              </w:rPr>
            </w:r>
            <w:r w:rsidR="001C2630">
              <w:rPr>
                <w:noProof/>
                <w:webHidden/>
              </w:rPr>
              <w:fldChar w:fldCharType="separate"/>
            </w:r>
            <w:r w:rsidR="001C2630">
              <w:rPr>
                <w:noProof/>
                <w:webHidden/>
              </w:rPr>
              <w:t>43</w:t>
            </w:r>
            <w:r w:rsidR="001C2630">
              <w:rPr>
                <w:noProof/>
                <w:webHidden/>
              </w:rPr>
              <w:fldChar w:fldCharType="end"/>
            </w:r>
          </w:hyperlink>
        </w:p>
        <w:p w:rsidR="001C2630" w:rsidRDefault="00A95465">
          <w:pPr>
            <w:pStyle w:val="12"/>
            <w:rPr>
              <w:noProof/>
            </w:rPr>
          </w:pPr>
          <w:hyperlink w:anchor="_Toc483178721"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lang w:val="vi-VN"/>
              </w:rPr>
              <w:t>案件設定「新規又</w:t>
            </w:r>
            <w:r w:rsidR="001C2630" w:rsidRPr="00C45085">
              <w:rPr>
                <w:rStyle w:val="ae"/>
                <w:rFonts w:asciiTheme="majorEastAsia" w:hAnsiTheme="majorEastAsia" w:hint="eastAsia"/>
                <w:noProof/>
              </w:rPr>
              <w:t>は</w:t>
            </w:r>
            <w:r w:rsidR="001C2630" w:rsidRPr="00C45085">
              <w:rPr>
                <w:rStyle w:val="ae"/>
                <w:rFonts w:asciiTheme="majorEastAsia" w:hAnsiTheme="majorEastAsia" w:hint="eastAsia"/>
                <w:noProof/>
                <w:lang w:val="vi-VN"/>
              </w:rPr>
              <w:t>編集」</w:t>
            </w:r>
            <w:r w:rsidR="001C2630" w:rsidRPr="00C45085">
              <w:rPr>
                <w:rStyle w:val="ae"/>
                <w:rFonts w:asciiTheme="majorEastAsia" w:hAnsiTheme="majorEastAsia" w:hint="eastAsia"/>
                <w:noProof/>
              </w:rPr>
              <w:t xml:space="preserve">　機能と概要</w:t>
            </w:r>
            <w:r w:rsidR="001C2630">
              <w:rPr>
                <w:noProof/>
                <w:webHidden/>
              </w:rPr>
              <w:tab/>
            </w:r>
            <w:r w:rsidR="001C2630">
              <w:rPr>
                <w:noProof/>
                <w:webHidden/>
              </w:rPr>
              <w:fldChar w:fldCharType="begin"/>
            </w:r>
            <w:r w:rsidR="001C2630">
              <w:rPr>
                <w:noProof/>
                <w:webHidden/>
              </w:rPr>
              <w:instrText xml:space="preserve"> PAGEREF _Toc483178721 \h </w:instrText>
            </w:r>
            <w:r w:rsidR="001C2630">
              <w:rPr>
                <w:noProof/>
                <w:webHidden/>
              </w:rPr>
            </w:r>
            <w:r w:rsidR="001C2630">
              <w:rPr>
                <w:noProof/>
                <w:webHidden/>
              </w:rPr>
              <w:fldChar w:fldCharType="separate"/>
            </w:r>
            <w:r w:rsidR="001C2630">
              <w:rPr>
                <w:noProof/>
                <w:webHidden/>
              </w:rPr>
              <w:t>43</w:t>
            </w:r>
            <w:r w:rsidR="001C2630">
              <w:rPr>
                <w:noProof/>
                <w:webHidden/>
              </w:rPr>
              <w:fldChar w:fldCharType="end"/>
            </w:r>
          </w:hyperlink>
        </w:p>
        <w:p w:rsidR="001C2630" w:rsidRDefault="00A95465">
          <w:pPr>
            <w:pStyle w:val="12"/>
            <w:tabs>
              <w:tab w:val="left" w:pos="1050"/>
            </w:tabs>
            <w:rPr>
              <w:noProof/>
            </w:rPr>
          </w:pPr>
          <w:hyperlink w:anchor="_Toc483178722" w:history="1">
            <w:r w:rsidR="001C2630" w:rsidRPr="00C45085">
              <w:rPr>
                <w:rStyle w:val="ae"/>
                <w:rFonts w:asciiTheme="majorEastAsia" w:hAnsiTheme="majorEastAsia"/>
                <w:noProof/>
                <w:lang w:val="vi-VN"/>
              </w:rPr>
              <w:t>ISSUE-5</w:t>
            </w:r>
            <w:r w:rsidR="001C2630">
              <w:rPr>
                <w:noProof/>
              </w:rPr>
              <w:tab/>
            </w:r>
            <w:r w:rsidR="001C2630" w:rsidRPr="00C45085">
              <w:rPr>
                <w:rStyle w:val="ae"/>
                <w:rFonts w:asciiTheme="majorEastAsia" w:hAnsiTheme="majorEastAsia" w:hint="eastAsia"/>
                <w:noProof/>
                <w:lang w:val="vi-VN"/>
              </w:rPr>
              <w:t>詳細</w:t>
            </w:r>
            <w:r w:rsidR="001C2630" w:rsidRPr="00C45085">
              <w:rPr>
                <w:rStyle w:val="ae"/>
                <w:rFonts w:asciiTheme="majorEastAsia" w:hAnsiTheme="majorEastAsia" w:hint="eastAsia"/>
                <w:noProof/>
              </w:rPr>
              <w:t>案件設定</w:t>
            </w:r>
            <w:r w:rsidR="001C2630">
              <w:rPr>
                <w:noProof/>
                <w:webHidden/>
              </w:rPr>
              <w:tab/>
            </w:r>
            <w:r w:rsidR="001C2630">
              <w:rPr>
                <w:noProof/>
                <w:webHidden/>
              </w:rPr>
              <w:fldChar w:fldCharType="begin"/>
            </w:r>
            <w:r w:rsidR="001C2630">
              <w:rPr>
                <w:noProof/>
                <w:webHidden/>
              </w:rPr>
              <w:instrText xml:space="preserve"> PAGEREF _Toc483178722 \h </w:instrText>
            </w:r>
            <w:r w:rsidR="001C2630">
              <w:rPr>
                <w:noProof/>
                <w:webHidden/>
              </w:rPr>
            </w:r>
            <w:r w:rsidR="001C2630">
              <w:rPr>
                <w:noProof/>
                <w:webHidden/>
              </w:rPr>
              <w:fldChar w:fldCharType="separate"/>
            </w:r>
            <w:r w:rsidR="001C2630">
              <w:rPr>
                <w:noProof/>
                <w:webHidden/>
              </w:rPr>
              <w:t>45</w:t>
            </w:r>
            <w:r w:rsidR="001C2630">
              <w:rPr>
                <w:noProof/>
                <w:webHidden/>
              </w:rPr>
              <w:fldChar w:fldCharType="end"/>
            </w:r>
          </w:hyperlink>
        </w:p>
        <w:p w:rsidR="001C2630" w:rsidRDefault="00A95465">
          <w:pPr>
            <w:pStyle w:val="12"/>
            <w:rPr>
              <w:noProof/>
            </w:rPr>
          </w:pPr>
          <w:hyperlink w:anchor="_Toc483178723" w:history="1">
            <w:r w:rsidR="001C2630" w:rsidRPr="00C45085">
              <w:rPr>
                <w:rStyle w:val="ae"/>
                <w:rFonts w:ascii="Wingdings" w:hAnsi="Wingdings"/>
                <w:noProof/>
              </w:rPr>
              <w:t></w:t>
            </w:r>
            <w:r w:rsidR="001C2630">
              <w:rPr>
                <w:noProof/>
              </w:rPr>
              <w:tab/>
            </w:r>
            <w:r w:rsidR="001C2630" w:rsidRPr="00C45085">
              <w:rPr>
                <w:rStyle w:val="ae"/>
                <w:rFonts w:asciiTheme="majorEastAsia" w:hAnsiTheme="majorEastAsia" w:hint="eastAsia"/>
                <w:noProof/>
                <w:lang w:val="vi-VN"/>
              </w:rPr>
              <w:t>詳細</w:t>
            </w:r>
            <w:r w:rsidR="001C2630" w:rsidRPr="00C45085">
              <w:rPr>
                <w:rStyle w:val="ae"/>
                <w:rFonts w:asciiTheme="majorEastAsia" w:hAnsiTheme="majorEastAsia" w:hint="eastAsia"/>
                <w:noProof/>
              </w:rPr>
              <w:t>案件設定</w:t>
            </w:r>
            <w:r w:rsidR="001C2630" w:rsidRPr="00C45085">
              <w:rPr>
                <w:rStyle w:val="ae"/>
                <w:rFonts w:asciiTheme="majorEastAsia" w:hAnsiTheme="majorEastAsia" w:hint="eastAsia"/>
                <w:noProof/>
                <w:lang w:val="vi-VN"/>
              </w:rPr>
              <w:t>「新規又</w:t>
            </w:r>
            <w:r w:rsidR="001C2630" w:rsidRPr="00C45085">
              <w:rPr>
                <w:rStyle w:val="ae"/>
                <w:rFonts w:asciiTheme="majorEastAsia" w:hAnsiTheme="majorEastAsia" w:hint="eastAsia"/>
                <w:noProof/>
              </w:rPr>
              <w:t>は</w:t>
            </w:r>
            <w:r w:rsidR="001C2630" w:rsidRPr="00C45085">
              <w:rPr>
                <w:rStyle w:val="ae"/>
                <w:rFonts w:asciiTheme="majorEastAsia" w:hAnsiTheme="majorEastAsia" w:hint="eastAsia"/>
                <w:noProof/>
                <w:lang w:val="vi-VN"/>
              </w:rPr>
              <w:t>編集」</w:t>
            </w:r>
            <w:r w:rsidR="001C2630" w:rsidRPr="00C45085">
              <w:rPr>
                <w:rStyle w:val="ae"/>
                <w:rFonts w:asciiTheme="majorEastAsia" w:hAnsiTheme="majorEastAsia" w:hint="eastAsia"/>
                <w:noProof/>
              </w:rPr>
              <w:t xml:space="preserve">　機能と概要</w:t>
            </w:r>
            <w:r w:rsidR="001C2630">
              <w:rPr>
                <w:noProof/>
                <w:webHidden/>
              </w:rPr>
              <w:tab/>
            </w:r>
            <w:r w:rsidR="001C2630">
              <w:rPr>
                <w:noProof/>
                <w:webHidden/>
              </w:rPr>
              <w:fldChar w:fldCharType="begin"/>
            </w:r>
            <w:r w:rsidR="001C2630">
              <w:rPr>
                <w:noProof/>
                <w:webHidden/>
              </w:rPr>
              <w:instrText xml:space="preserve"> PAGEREF _Toc483178723 \h </w:instrText>
            </w:r>
            <w:r w:rsidR="001C2630">
              <w:rPr>
                <w:noProof/>
                <w:webHidden/>
              </w:rPr>
            </w:r>
            <w:r w:rsidR="001C2630">
              <w:rPr>
                <w:noProof/>
                <w:webHidden/>
              </w:rPr>
              <w:fldChar w:fldCharType="separate"/>
            </w:r>
            <w:r w:rsidR="001C2630">
              <w:rPr>
                <w:noProof/>
                <w:webHidden/>
              </w:rPr>
              <w:t>45</w:t>
            </w:r>
            <w:r w:rsidR="001C2630">
              <w:rPr>
                <w:noProof/>
                <w:webHidden/>
              </w:rPr>
              <w:fldChar w:fldCharType="end"/>
            </w:r>
          </w:hyperlink>
        </w:p>
        <w:p w:rsidR="00D65590" w:rsidRPr="00103BAB" w:rsidRDefault="00D65590">
          <w:pPr>
            <w:rPr>
              <w:rFonts w:asciiTheme="majorEastAsia" w:eastAsiaTheme="majorEastAsia" w:hAnsiTheme="majorEastAsia"/>
            </w:rPr>
          </w:pPr>
          <w:r w:rsidRPr="00103BAB">
            <w:rPr>
              <w:rFonts w:asciiTheme="majorEastAsia" w:eastAsiaTheme="majorEastAsia" w:hAnsiTheme="majorEastAsia"/>
              <w:b/>
              <w:bCs/>
              <w:lang w:val="ja-JP"/>
            </w:rPr>
            <w:fldChar w:fldCharType="end"/>
          </w:r>
        </w:p>
      </w:sdtContent>
    </w:sdt>
    <w:p w:rsidR="00F52DE9" w:rsidRPr="00103BAB" w:rsidRDefault="005E7A08" w:rsidP="000E33B4">
      <w:pPr>
        <w:pStyle w:val="1"/>
        <w:rPr>
          <w:rFonts w:asciiTheme="majorEastAsia" w:hAnsiTheme="majorEastAsia"/>
          <w:noProof/>
        </w:rPr>
      </w:pPr>
      <w:bookmarkStart w:id="0" w:name="_Toc483178664"/>
      <w:r w:rsidRPr="00103BAB">
        <w:rPr>
          <w:rFonts w:asciiTheme="majorEastAsia" w:hAnsiTheme="majorEastAsia" w:hint="eastAsia"/>
          <w:noProof/>
        </w:rPr>
        <w:lastRenderedPageBreak/>
        <w:t>IS</w:t>
      </w:r>
      <w:r w:rsidR="00D77A06" w:rsidRPr="00103BAB">
        <w:rPr>
          <w:rFonts w:asciiTheme="majorEastAsia" w:hAnsiTheme="majorEastAsia" w:hint="eastAsia"/>
          <w:noProof/>
        </w:rPr>
        <w:t>SUE</w:t>
      </w:r>
      <w:r w:rsidRPr="00103BAB">
        <w:rPr>
          <w:rFonts w:asciiTheme="majorEastAsia" w:hAnsiTheme="majorEastAsia" w:hint="eastAsia"/>
          <w:noProof/>
        </w:rPr>
        <w:tab/>
      </w:r>
      <w:r w:rsidR="00F52DE9" w:rsidRPr="00103BAB">
        <w:rPr>
          <w:rFonts w:asciiTheme="majorEastAsia" w:hAnsiTheme="majorEastAsia" w:hint="eastAsia"/>
          <w:noProof/>
        </w:rPr>
        <w:t>受付情報</w:t>
      </w:r>
      <w:bookmarkEnd w:id="0"/>
    </w:p>
    <w:p w:rsidR="005F2E1A" w:rsidRPr="00103BAB" w:rsidRDefault="004E4287" w:rsidP="005F2E1A">
      <w:pPr>
        <w:pStyle w:val="1"/>
        <w:ind w:firstLine="426"/>
        <w:rPr>
          <w:rFonts w:asciiTheme="majorEastAsia" w:hAnsiTheme="majorEastAsia"/>
          <w:noProof/>
        </w:rPr>
      </w:pPr>
      <w:bookmarkStart w:id="1" w:name="_Toc483178665"/>
      <w:r w:rsidRPr="00103BAB">
        <w:rPr>
          <w:rFonts w:asciiTheme="majorEastAsia" w:hAnsiTheme="majorEastAsia" w:hint="eastAsia"/>
          <w:noProof/>
        </w:rPr>
        <mc:AlternateContent>
          <mc:Choice Requires="wps">
            <w:drawing>
              <wp:anchor distT="0" distB="0" distL="114300" distR="114300" simplePos="0" relativeHeight="251729920" behindDoc="0" locked="0" layoutInCell="1" allowOverlap="1" wp14:anchorId="4605C2F9" wp14:editId="6615A017">
                <wp:simplePos x="0" y="0"/>
                <wp:positionH relativeFrom="column">
                  <wp:posOffset>6167120</wp:posOffset>
                </wp:positionH>
                <wp:positionV relativeFrom="paragraph">
                  <wp:posOffset>221615</wp:posOffset>
                </wp:positionV>
                <wp:extent cx="485775" cy="485775"/>
                <wp:effectExtent l="0" t="0" r="0" b="0"/>
                <wp:wrapNone/>
                <wp:docPr id="109" name="七角形 10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9051F8">
                            <w:pPr>
                              <w:jc w:val="center"/>
                              <w:rPr>
                                <w:b/>
                                <w:color w:val="FF0000"/>
                                <w:sz w:val="24"/>
                                <w:szCs w:val="24"/>
                              </w:rPr>
                            </w:pPr>
                            <w:r>
                              <w:rPr>
                                <w:rFonts w:hint="eastAsia"/>
                                <w:b/>
                                <w:color w:val="FF0000"/>
                                <w:sz w:val="24"/>
                                <w:szCs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9" o:spid="_x0000_s1026" style="position:absolute;left:0;text-align:left;margin-left:485.6pt;margin-top:17.45pt;width:38.25pt;height:38.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9051F8">
                      <w:pPr>
                        <w:jc w:val="center"/>
                        <w:rPr>
                          <w:b/>
                          <w:color w:val="FF0000"/>
                          <w:sz w:val="24"/>
                          <w:szCs w:val="24"/>
                        </w:rPr>
                      </w:pPr>
                      <w:r>
                        <w:rPr>
                          <w:rFonts w:hint="eastAsia"/>
                          <w:b/>
                          <w:color w:val="FF0000"/>
                          <w:sz w:val="24"/>
                          <w:szCs w:val="24"/>
                        </w:rPr>
                        <w:t>21</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727872" behindDoc="0" locked="0" layoutInCell="1" allowOverlap="1" wp14:anchorId="66AB7482" wp14:editId="5AA19D7B">
                <wp:simplePos x="0" y="0"/>
                <wp:positionH relativeFrom="column">
                  <wp:posOffset>5880735</wp:posOffset>
                </wp:positionH>
                <wp:positionV relativeFrom="paragraph">
                  <wp:posOffset>217805</wp:posOffset>
                </wp:positionV>
                <wp:extent cx="485775" cy="485775"/>
                <wp:effectExtent l="0" t="0" r="0" b="0"/>
                <wp:wrapNone/>
                <wp:docPr id="108" name="七角形 10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9051F8">
                            <w:pPr>
                              <w:jc w:val="center"/>
                              <w:rPr>
                                <w:b/>
                                <w:color w:val="FF0000"/>
                                <w:sz w:val="24"/>
                                <w:szCs w:val="24"/>
                              </w:rPr>
                            </w:pPr>
                            <w:r>
                              <w:rPr>
                                <w:rFonts w:hint="eastAsia"/>
                                <w:b/>
                                <w:color w:val="FF0000"/>
                                <w:sz w:val="24"/>
                                <w:szCs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8" o:spid="_x0000_s1027" style="position:absolute;left:0;text-align:left;margin-left:463.05pt;margin-top:17.15pt;width:38.25pt;height:3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9051F8">
                      <w:pPr>
                        <w:jc w:val="center"/>
                        <w:rPr>
                          <w:b/>
                          <w:color w:val="FF0000"/>
                          <w:sz w:val="24"/>
                          <w:szCs w:val="24"/>
                        </w:rPr>
                      </w:pPr>
                      <w:r>
                        <w:rPr>
                          <w:rFonts w:hint="eastAsia"/>
                          <w:b/>
                          <w:color w:val="FF0000"/>
                          <w:sz w:val="24"/>
                          <w:szCs w:val="24"/>
                        </w:rPr>
                        <w:t>20</w:t>
                      </w:r>
                    </w:p>
                  </w:txbxContent>
                </v:textbox>
              </v:shape>
            </w:pict>
          </mc:Fallback>
        </mc:AlternateContent>
      </w:r>
      <w:r w:rsidR="00D77A06" w:rsidRPr="00103BAB">
        <w:rPr>
          <w:rFonts w:asciiTheme="majorEastAsia" w:hAnsiTheme="majorEastAsia" w:hint="eastAsia"/>
          <w:noProof/>
        </w:rPr>
        <w:t>ISSUE-1</w:t>
      </w:r>
      <w:r w:rsidR="00D77A06" w:rsidRPr="00103BAB">
        <w:rPr>
          <w:rFonts w:asciiTheme="majorEastAsia" w:hAnsiTheme="majorEastAsia" w:hint="eastAsia"/>
          <w:noProof/>
        </w:rPr>
        <w:tab/>
      </w:r>
      <w:r w:rsidR="00F52DE9" w:rsidRPr="00103BAB">
        <w:rPr>
          <w:rFonts w:asciiTheme="majorEastAsia" w:hAnsiTheme="majorEastAsia" w:hint="eastAsia"/>
          <w:noProof/>
        </w:rPr>
        <w:t>受付情報リスト画面</w:t>
      </w:r>
      <w:bookmarkEnd w:id="1"/>
    </w:p>
    <w:p w:rsidR="00F52DE9" w:rsidRPr="00103BAB" w:rsidRDefault="004E4287" w:rsidP="005F2E1A">
      <w:pPr>
        <w:pStyle w:val="1"/>
        <w:numPr>
          <w:ilvl w:val="0"/>
          <w:numId w:val="7"/>
        </w:numPr>
        <w:ind w:left="851" w:hanging="425"/>
        <w:rPr>
          <w:rFonts w:asciiTheme="majorEastAsia" w:hAnsiTheme="majorEastAsia"/>
          <w:noProof/>
        </w:rPr>
      </w:pPr>
      <w:bookmarkStart w:id="2" w:name="_Toc483178666"/>
      <w:r w:rsidRPr="00103BAB">
        <w:rPr>
          <w:rFonts w:asciiTheme="majorEastAsia" w:hAnsiTheme="majorEastAsia" w:hint="eastAsia"/>
          <w:noProof/>
        </w:rPr>
        <mc:AlternateContent>
          <mc:Choice Requires="wps">
            <w:drawing>
              <wp:anchor distT="0" distB="0" distL="114300" distR="114300" simplePos="0" relativeHeight="251731968" behindDoc="0" locked="0" layoutInCell="1" allowOverlap="1" wp14:anchorId="05235400" wp14:editId="375A2F16">
                <wp:simplePos x="0" y="0"/>
                <wp:positionH relativeFrom="column">
                  <wp:posOffset>6548755</wp:posOffset>
                </wp:positionH>
                <wp:positionV relativeFrom="paragraph">
                  <wp:posOffset>177165</wp:posOffset>
                </wp:positionV>
                <wp:extent cx="485775" cy="485775"/>
                <wp:effectExtent l="0" t="0" r="0" b="0"/>
                <wp:wrapNone/>
                <wp:docPr id="110" name="七角形 11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9051F8">
                            <w:pPr>
                              <w:jc w:val="center"/>
                              <w:rPr>
                                <w:b/>
                                <w:color w:val="FF0000"/>
                                <w:sz w:val="24"/>
                                <w:szCs w:val="24"/>
                              </w:rPr>
                            </w:pPr>
                            <w:r>
                              <w:rPr>
                                <w:rFonts w:hint="eastAsia"/>
                                <w:b/>
                                <w:color w:val="FF0000"/>
                                <w:sz w:val="24"/>
                                <w:szCs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10" o:spid="_x0000_s1028" style="position:absolute;left:0;text-align:left;margin-left:515.65pt;margin-top:13.95pt;width:38.25pt;height:38.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7wnAIAAHU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9051F8">
                      <w:pPr>
                        <w:jc w:val="center"/>
                        <w:rPr>
                          <w:b/>
                          <w:color w:val="FF0000"/>
                          <w:sz w:val="24"/>
                          <w:szCs w:val="24"/>
                        </w:rPr>
                      </w:pPr>
                      <w:r>
                        <w:rPr>
                          <w:rFonts w:hint="eastAsia"/>
                          <w:b/>
                          <w:color w:val="FF0000"/>
                          <w:sz w:val="24"/>
                          <w:szCs w:val="24"/>
                        </w:rPr>
                        <w:t>22</w:t>
                      </w:r>
                    </w:p>
                  </w:txbxContent>
                </v:textbox>
              </v:shape>
            </w:pict>
          </mc:Fallback>
        </mc:AlternateContent>
      </w:r>
      <w:r w:rsidR="00ED495D" w:rsidRPr="00103BAB">
        <w:rPr>
          <w:rFonts w:asciiTheme="majorEastAsia" w:hAnsiTheme="majorEastAsia" w:hint="eastAsia"/>
          <w:noProof/>
        </w:rPr>
        <mc:AlternateContent>
          <mc:Choice Requires="wps">
            <w:drawing>
              <wp:anchor distT="0" distB="0" distL="114300" distR="114300" simplePos="0" relativeHeight="251725824" behindDoc="0" locked="0" layoutInCell="1" allowOverlap="1" wp14:anchorId="19CD237B" wp14:editId="6DD6D9E8">
                <wp:simplePos x="0" y="0"/>
                <wp:positionH relativeFrom="column">
                  <wp:posOffset>5530215</wp:posOffset>
                </wp:positionH>
                <wp:positionV relativeFrom="paragraph">
                  <wp:posOffset>142875</wp:posOffset>
                </wp:positionV>
                <wp:extent cx="485775" cy="485775"/>
                <wp:effectExtent l="0" t="0" r="0" b="0"/>
                <wp:wrapNone/>
                <wp:docPr id="107" name="七角形 10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9051F8">
                            <w:pPr>
                              <w:jc w:val="center"/>
                              <w:rPr>
                                <w:b/>
                                <w:color w:val="FF0000"/>
                                <w:sz w:val="24"/>
                                <w:szCs w:val="24"/>
                              </w:rPr>
                            </w:pPr>
                            <w:r>
                              <w:rPr>
                                <w:rFonts w:hint="eastAsia"/>
                                <w:b/>
                                <w:color w:val="FF0000"/>
                                <w:sz w:val="24"/>
                                <w:szCs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7" o:spid="_x0000_s1029" style="position:absolute;left:0;text-align:left;margin-left:435.45pt;margin-top:11.25pt;width:38.25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9051F8">
                      <w:pPr>
                        <w:jc w:val="center"/>
                        <w:rPr>
                          <w:b/>
                          <w:color w:val="FF0000"/>
                          <w:sz w:val="24"/>
                          <w:szCs w:val="24"/>
                        </w:rPr>
                      </w:pPr>
                      <w:r>
                        <w:rPr>
                          <w:rFonts w:hint="eastAsia"/>
                          <w:b/>
                          <w:color w:val="FF0000"/>
                          <w:sz w:val="24"/>
                          <w:szCs w:val="24"/>
                        </w:rPr>
                        <w:t>19</w:t>
                      </w:r>
                    </w:p>
                  </w:txbxContent>
                </v:textbox>
              </v:shape>
            </w:pict>
          </mc:Fallback>
        </mc:AlternateContent>
      </w:r>
      <w:r w:rsidR="00ED495D" w:rsidRPr="00103BAB">
        <w:rPr>
          <w:rFonts w:asciiTheme="majorEastAsia" w:hAnsiTheme="majorEastAsia" w:hint="eastAsia"/>
          <w:noProof/>
        </w:rPr>
        <mc:AlternateContent>
          <mc:Choice Requires="wps">
            <w:drawing>
              <wp:anchor distT="0" distB="0" distL="114300" distR="114300" simplePos="0" relativeHeight="251736064" behindDoc="0" locked="0" layoutInCell="1" allowOverlap="1" wp14:anchorId="66728A45" wp14:editId="532F75F9">
                <wp:simplePos x="0" y="0"/>
                <wp:positionH relativeFrom="column">
                  <wp:posOffset>2647950</wp:posOffset>
                </wp:positionH>
                <wp:positionV relativeFrom="paragraph">
                  <wp:posOffset>64770</wp:posOffset>
                </wp:positionV>
                <wp:extent cx="485775" cy="485775"/>
                <wp:effectExtent l="0" t="0" r="0" b="0"/>
                <wp:wrapNone/>
                <wp:docPr id="112" name="七角形 11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BB7D94">
                            <w:pPr>
                              <w:jc w:val="center"/>
                              <w:rPr>
                                <w:b/>
                                <w:color w:val="FF0000"/>
                                <w:sz w:val="24"/>
                                <w:szCs w:val="24"/>
                              </w:rPr>
                            </w:pPr>
                            <w:r>
                              <w:rPr>
                                <w:rFonts w:hint="eastAsia"/>
                                <w:b/>
                                <w:color w:val="FF0000"/>
                                <w:sz w:val="24"/>
                                <w:szCs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12" o:spid="_x0000_s1030" style="position:absolute;left:0;text-align:left;margin-left:208.5pt;margin-top:5.1pt;width:38.25pt;height:38.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KOnAIAAHU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BB7D94">
                      <w:pPr>
                        <w:jc w:val="center"/>
                        <w:rPr>
                          <w:b/>
                          <w:color w:val="FF0000"/>
                          <w:sz w:val="24"/>
                          <w:szCs w:val="24"/>
                        </w:rPr>
                      </w:pPr>
                      <w:r>
                        <w:rPr>
                          <w:rFonts w:hint="eastAsia"/>
                          <w:b/>
                          <w:color w:val="FF0000"/>
                          <w:sz w:val="24"/>
                          <w:szCs w:val="24"/>
                        </w:rPr>
                        <w:t>18</w:t>
                      </w:r>
                    </w:p>
                  </w:txbxContent>
                </v:textbox>
              </v:shape>
            </w:pict>
          </mc:Fallback>
        </mc:AlternateContent>
      </w:r>
      <w:r w:rsidR="00ED495D" w:rsidRPr="00103BAB">
        <w:rPr>
          <w:rFonts w:asciiTheme="majorEastAsia" w:hAnsiTheme="majorEastAsia" w:hint="eastAsia"/>
          <w:noProof/>
        </w:rPr>
        <mc:AlternateContent>
          <mc:Choice Requires="wps">
            <w:drawing>
              <wp:anchor distT="0" distB="0" distL="114300" distR="114300" simplePos="0" relativeHeight="251674624" behindDoc="0" locked="0" layoutInCell="1" allowOverlap="1" wp14:anchorId="5ECDA36D" wp14:editId="120381DD">
                <wp:simplePos x="0" y="0"/>
                <wp:positionH relativeFrom="column">
                  <wp:posOffset>1687830</wp:posOffset>
                </wp:positionH>
                <wp:positionV relativeFrom="paragraph">
                  <wp:posOffset>52705</wp:posOffset>
                </wp:positionV>
                <wp:extent cx="485775" cy="485775"/>
                <wp:effectExtent l="0" t="0" r="0" b="0"/>
                <wp:wrapNone/>
                <wp:docPr id="14" name="七角形 1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20A">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4" o:spid="_x0000_s1031" style="position:absolute;left:0;text-align:left;margin-left:132.9pt;margin-top:4.15pt;width:38.25pt;height:3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ramwIAAHM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E720A">
                      <w:pPr>
                        <w:jc w:val="center"/>
                        <w:rPr>
                          <w:b/>
                          <w:color w:val="FF0000"/>
                          <w:sz w:val="24"/>
                          <w:szCs w:val="24"/>
                        </w:rPr>
                      </w:pPr>
                      <w:r>
                        <w:rPr>
                          <w:rFonts w:hint="eastAsia"/>
                          <w:b/>
                          <w:color w:val="FF0000"/>
                          <w:sz w:val="24"/>
                          <w:szCs w:val="24"/>
                        </w:rPr>
                        <w:t>５</w:t>
                      </w:r>
                    </w:p>
                  </w:txbxContent>
                </v:textbox>
              </v:shape>
            </w:pict>
          </mc:Fallback>
        </mc:AlternateContent>
      </w:r>
      <w:r w:rsidR="00ED495D" w:rsidRPr="00103BAB">
        <w:rPr>
          <w:rFonts w:asciiTheme="majorEastAsia" w:hAnsiTheme="majorEastAsia" w:hint="eastAsia"/>
          <w:noProof/>
        </w:rPr>
        <mc:AlternateContent>
          <mc:Choice Requires="wps">
            <w:drawing>
              <wp:anchor distT="0" distB="0" distL="114300" distR="114300" simplePos="0" relativeHeight="251734016" behindDoc="0" locked="0" layoutInCell="1" allowOverlap="1" wp14:anchorId="2B99B907" wp14:editId="435C0ECB">
                <wp:simplePos x="0" y="0"/>
                <wp:positionH relativeFrom="column">
                  <wp:posOffset>2206625</wp:posOffset>
                </wp:positionH>
                <wp:positionV relativeFrom="paragraph">
                  <wp:posOffset>59690</wp:posOffset>
                </wp:positionV>
                <wp:extent cx="485775" cy="485775"/>
                <wp:effectExtent l="0" t="0" r="0" b="0"/>
                <wp:wrapNone/>
                <wp:docPr id="111" name="七角形 11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BB7D94">
                            <w:pPr>
                              <w:jc w:val="center"/>
                              <w:rPr>
                                <w:b/>
                                <w:color w:val="FF0000"/>
                                <w:sz w:val="24"/>
                                <w:szCs w:val="24"/>
                              </w:rPr>
                            </w:pPr>
                            <w:r>
                              <w:rPr>
                                <w:rFonts w:hint="eastAsia"/>
                                <w:b/>
                                <w:color w:val="FF0000"/>
                                <w:sz w:val="24"/>
                                <w:szCs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11" o:spid="_x0000_s1032" style="position:absolute;left:0;text-align:left;margin-left:173.75pt;margin-top:4.7pt;width:38.25pt;height:3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BB7D94">
                      <w:pPr>
                        <w:jc w:val="center"/>
                        <w:rPr>
                          <w:b/>
                          <w:color w:val="FF0000"/>
                          <w:sz w:val="24"/>
                          <w:szCs w:val="24"/>
                        </w:rPr>
                      </w:pPr>
                      <w:r>
                        <w:rPr>
                          <w:rFonts w:hint="eastAsia"/>
                          <w:b/>
                          <w:color w:val="FF0000"/>
                          <w:sz w:val="24"/>
                          <w:szCs w:val="24"/>
                        </w:rPr>
                        <w:t>17</w:t>
                      </w:r>
                    </w:p>
                  </w:txbxContent>
                </v:textbox>
              </v:shape>
            </w:pict>
          </mc:Fallback>
        </mc:AlternateContent>
      </w:r>
      <w:r w:rsidR="00F52DE9" w:rsidRPr="00103BAB">
        <w:rPr>
          <w:rFonts w:asciiTheme="majorEastAsia" w:hAnsiTheme="majorEastAsia" w:hint="eastAsia"/>
          <w:noProof/>
        </w:rPr>
        <w:t>受付情報リスト　機能と概要</w:t>
      </w:r>
      <w:bookmarkEnd w:id="2"/>
    </w:p>
    <w:p w:rsidR="00952D29" w:rsidRPr="00103BAB" w:rsidRDefault="004E4287">
      <w:pPr>
        <w:rPr>
          <w:rFonts w:asciiTheme="majorEastAsia" w:eastAsiaTheme="majorEastAsia" w:hAnsiTheme="majorEastAsia"/>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693056" behindDoc="0" locked="0" layoutInCell="1" allowOverlap="1" wp14:anchorId="3DB06600" wp14:editId="3345E930">
                <wp:simplePos x="0" y="0"/>
                <wp:positionH relativeFrom="column">
                  <wp:posOffset>1117600</wp:posOffset>
                </wp:positionH>
                <wp:positionV relativeFrom="paragraph">
                  <wp:posOffset>2461895</wp:posOffset>
                </wp:positionV>
                <wp:extent cx="485775" cy="485775"/>
                <wp:effectExtent l="0" t="0" r="0" b="0"/>
                <wp:wrapNone/>
                <wp:docPr id="43" name="七角形 4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6E5D4A">
                            <w:pPr>
                              <w:jc w:val="center"/>
                              <w:rPr>
                                <w:b/>
                                <w:color w:val="FF0000"/>
                                <w:sz w:val="24"/>
                                <w:szCs w:val="24"/>
                              </w:rPr>
                            </w:pPr>
                            <w:r>
                              <w:rPr>
                                <w:rFonts w:hint="eastAsia"/>
                                <w:b/>
                                <w:color w:val="FF0000"/>
                                <w:sz w:val="24"/>
                                <w:szCs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43" o:spid="_x0000_s1033" style="position:absolute;left:0;text-align:left;margin-left:88pt;margin-top:193.85pt;width:38.25pt;height:3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MqnAIAAHM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6E5D4A">
                      <w:pPr>
                        <w:jc w:val="center"/>
                        <w:rPr>
                          <w:b/>
                          <w:color w:val="FF0000"/>
                          <w:sz w:val="24"/>
                          <w:szCs w:val="24"/>
                        </w:rPr>
                      </w:pPr>
                      <w:r>
                        <w:rPr>
                          <w:rFonts w:hint="eastAsia"/>
                          <w:b/>
                          <w:color w:val="FF0000"/>
                          <w:sz w:val="24"/>
                          <w:szCs w:val="24"/>
                        </w:rPr>
                        <w:t>14</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91008" behindDoc="0" locked="0" layoutInCell="1" allowOverlap="1" wp14:anchorId="1C0FB274" wp14:editId="213DC1B7">
                <wp:simplePos x="0" y="0"/>
                <wp:positionH relativeFrom="column">
                  <wp:posOffset>1268730</wp:posOffset>
                </wp:positionH>
                <wp:positionV relativeFrom="paragraph">
                  <wp:posOffset>1867535</wp:posOffset>
                </wp:positionV>
                <wp:extent cx="485775" cy="485775"/>
                <wp:effectExtent l="0" t="0" r="0" b="0"/>
                <wp:wrapNone/>
                <wp:docPr id="22" name="七角形 2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B2270F">
                            <w:pPr>
                              <w:jc w:val="center"/>
                              <w:rPr>
                                <w:b/>
                                <w:color w:val="FF0000"/>
                                <w:sz w:val="24"/>
                                <w:szCs w:val="24"/>
                              </w:rPr>
                            </w:pPr>
                            <w:r>
                              <w:rPr>
                                <w:rFonts w:hint="eastAsia"/>
                                <w:b/>
                                <w:color w:val="FF0000"/>
                                <w:sz w:val="24"/>
                                <w:szCs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2" o:spid="_x0000_s1034" style="position:absolute;left:0;text-align:left;margin-left:99.9pt;margin-top:147.05pt;width:38.25pt;height:3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t9nAIAAHM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B2270F">
                      <w:pPr>
                        <w:jc w:val="center"/>
                        <w:rPr>
                          <w:b/>
                          <w:color w:val="FF0000"/>
                          <w:sz w:val="24"/>
                          <w:szCs w:val="24"/>
                        </w:rPr>
                      </w:pPr>
                      <w:r>
                        <w:rPr>
                          <w:rFonts w:hint="eastAsia"/>
                          <w:b/>
                          <w:color w:val="FF0000"/>
                          <w:sz w:val="24"/>
                          <w:szCs w:val="24"/>
                        </w:rPr>
                        <w:t>13</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86912" behindDoc="0" locked="0" layoutInCell="1" allowOverlap="1" wp14:anchorId="593D5E73" wp14:editId="225D3ADF">
                <wp:simplePos x="0" y="0"/>
                <wp:positionH relativeFrom="column">
                  <wp:posOffset>1325245</wp:posOffset>
                </wp:positionH>
                <wp:positionV relativeFrom="paragraph">
                  <wp:posOffset>1529715</wp:posOffset>
                </wp:positionV>
                <wp:extent cx="549275" cy="485775"/>
                <wp:effectExtent l="0" t="0" r="0" b="0"/>
                <wp:wrapNone/>
                <wp:docPr id="20" name="七角形 20"/>
                <wp:cNvGraphicFramePr/>
                <a:graphic xmlns:a="http://schemas.openxmlformats.org/drawingml/2006/main">
                  <a:graphicData uri="http://schemas.microsoft.com/office/word/2010/wordprocessingShape">
                    <wps:wsp>
                      <wps:cNvSpPr/>
                      <wps:spPr>
                        <a:xfrm>
                          <a:off x="0" y="0"/>
                          <a:ext cx="5492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20A">
                            <w:pPr>
                              <w:jc w:val="center"/>
                              <w:rPr>
                                <w:b/>
                                <w:color w:val="FF0000"/>
                                <w:sz w:val="24"/>
                                <w:szCs w:val="24"/>
                              </w:rPr>
                            </w:pPr>
                            <w:r>
                              <w:rPr>
                                <w:rFonts w:hint="eastAsia"/>
                                <w:b/>
                                <w:color w:val="FF0000"/>
                                <w:sz w:val="24"/>
                                <w:szCs w:val="24"/>
                              </w:rPr>
                              <w:t>11</w:t>
                            </w:r>
                            <w:r>
                              <w:rPr>
                                <w:rFonts w:hint="eastAsia"/>
                                <w:b/>
                                <w:color w:val="FF0000"/>
                                <w:sz w:val="24"/>
                                <w:szCs w:val="24"/>
                              </w:rPr>
                              <w:t>１</w:t>
                            </w:r>
                            <w:r>
                              <w:rPr>
                                <w:rFonts w:hint="eastAsia"/>
                                <w:b/>
                                <w:color w:val="FF0000"/>
                                <w:sz w:val="24"/>
                                <w:szCs w:val="24"/>
                              </w:rPr>
                              <w:t>1</w:t>
                            </w:r>
                            <w:r>
                              <w:rPr>
                                <w:rFonts w:hint="eastAsia"/>
                                <w:b/>
                                <w:color w:val="FF0000"/>
                                <w:sz w:val="24"/>
                                <w:szCs w:val="24"/>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0" o:spid="_x0000_s1035" style="position:absolute;left:0;text-align:left;margin-left:104.35pt;margin-top:120.45pt;width:43.25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" adj="-11796480,,5400" path="m-1,312405l54395,96214,274638,,494880,96214r54396,216191l396862,485778r-244449,l-1,312405xe" filled="f" stroked="f" strokeweight="2pt">
                <v:stroke joinstyle="miter"/>
                <v:formulas/>
                <v:path arrowok="t" o:connecttype="custom" o:connectlocs="-1,312405;54395,96214;274638,0;494880,96214;549276,312405;396862,485778;152413,485778;-1,312405" o:connectangles="0,0,0,0,0,0,0,0" textboxrect="0,0,549275,485775"/>
                <v:textbox>
                  <w:txbxContent>
                    <w:p w:rsidR="00A95465" w:rsidRPr="00673E52" w:rsidRDefault="00A95465" w:rsidP="004E720A">
                      <w:pPr>
                        <w:jc w:val="center"/>
                        <w:rPr>
                          <w:b/>
                          <w:color w:val="FF0000"/>
                          <w:sz w:val="24"/>
                          <w:szCs w:val="24"/>
                        </w:rPr>
                      </w:pPr>
                      <w:r>
                        <w:rPr>
                          <w:rFonts w:hint="eastAsia"/>
                          <w:b/>
                          <w:color w:val="FF0000"/>
                          <w:sz w:val="24"/>
                          <w:szCs w:val="24"/>
                        </w:rPr>
                        <w:t>11</w:t>
                      </w:r>
                      <w:r>
                        <w:rPr>
                          <w:rFonts w:hint="eastAsia"/>
                          <w:b/>
                          <w:color w:val="FF0000"/>
                          <w:sz w:val="24"/>
                          <w:szCs w:val="24"/>
                        </w:rPr>
                        <w:t>１</w:t>
                      </w:r>
                      <w:r>
                        <w:rPr>
                          <w:rFonts w:hint="eastAsia"/>
                          <w:b/>
                          <w:color w:val="FF0000"/>
                          <w:sz w:val="24"/>
                          <w:szCs w:val="24"/>
                        </w:rPr>
                        <w:t>1</w:t>
                      </w:r>
                      <w:r>
                        <w:rPr>
                          <w:rFonts w:hint="eastAsia"/>
                          <w:b/>
                          <w:color w:val="FF0000"/>
                          <w:sz w:val="24"/>
                          <w:szCs w:val="24"/>
                        </w:rPr>
                        <w:t>１</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88960" behindDoc="0" locked="0" layoutInCell="1" allowOverlap="1" wp14:anchorId="6DA82F5C" wp14:editId="682DDF05">
                <wp:simplePos x="0" y="0"/>
                <wp:positionH relativeFrom="column">
                  <wp:posOffset>1783080</wp:posOffset>
                </wp:positionH>
                <wp:positionV relativeFrom="paragraph">
                  <wp:posOffset>1815465</wp:posOffset>
                </wp:positionV>
                <wp:extent cx="485775" cy="485775"/>
                <wp:effectExtent l="0" t="0" r="0" b="0"/>
                <wp:wrapNone/>
                <wp:docPr id="21" name="七角形 2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B2270F">
                            <w:pPr>
                              <w:jc w:val="center"/>
                              <w:rPr>
                                <w:b/>
                                <w:color w:val="FF0000"/>
                                <w:sz w:val="24"/>
                                <w:szCs w:val="24"/>
                              </w:rPr>
                            </w:pPr>
                            <w:r>
                              <w:rPr>
                                <w:rFonts w:hint="eastAsia"/>
                                <w:b/>
                                <w:color w:val="FF0000"/>
                                <w:sz w:val="24"/>
                                <w:szCs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1" o:spid="_x0000_s1036" style="position:absolute;left:0;text-align:left;margin-left:140.4pt;margin-top:142.95pt;width:38.25pt;height:38.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B2270F">
                      <w:pPr>
                        <w:jc w:val="center"/>
                        <w:rPr>
                          <w:b/>
                          <w:color w:val="FF0000"/>
                          <w:sz w:val="24"/>
                          <w:szCs w:val="24"/>
                        </w:rPr>
                      </w:pPr>
                      <w:r>
                        <w:rPr>
                          <w:rFonts w:hint="eastAsia"/>
                          <w:b/>
                          <w:color w:val="FF0000"/>
                          <w:sz w:val="24"/>
                          <w:szCs w:val="24"/>
                        </w:rPr>
                        <w:t>12</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84864" behindDoc="0" locked="0" layoutInCell="1" allowOverlap="1" wp14:anchorId="42D1B3BC" wp14:editId="01E902E0">
                <wp:simplePos x="0" y="0"/>
                <wp:positionH relativeFrom="column">
                  <wp:posOffset>3929380</wp:posOffset>
                </wp:positionH>
                <wp:positionV relativeFrom="paragraph">
                  <wp:posOffset>1123950</wp:posOffset>
                </wp:positionV>
                <wp:extent cx="588010" cy="485775"/>
                <wp:effectExtent l="0" t="0" r="0" b="0"/>
                <wp:wrapNone/>
                <wp:docPr id="19" name="七角形 19"/>
                <wp:cNvGraphicFramePr/>
                <a:graphic xmlns:a="http://schemas.openxmlformats.org/drawingml/2006/main">
                  <a:graphicData uri="http://schemas.microsoft.com/office/word/2010/wordprocessingShape">
                    <wps:wsp>
                      <wps:cNvSpPr/>
                      <wps:spPr>
                        <a:xfrm>
                          <a:off x="0" y="0"/>
                          <a:ext cx="588010"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20A">
                            <w:pPr>
                              <w:jc w:val="center"/>
                              <w:rPr>
                                <w:b/>
                                <w:color w:val="FF0000"/>
                                <w:sz w:val="24"/>
                                <w:szCs w:val="24"/>
                              </w:rPr>
                            </w:pPr>
                            <w:r>
                              <w:rPr>
                                <w:rFonts w:hint="eastAsia"/>
                                <w:b/>
                                <w:color w:val="FF0000"/>
                                <w:sz w:val="24"/>
                                <w:szCs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9" o:spid="_x0000_s1037" style="position:absolute;left:0;text-align:left;margin-left:309.4pt;margin-top:88.5pt;width:46.3pt;height:3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010,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" adj="-11796480,,5400" path="m-2,312405l58231,96214,294005,,529779,96214r58233,216191l424849,485778r-261688,l-2,312405xe" filled="f" stroked="f" strokeweight="2pt">
                <v:stroke joinstyle="miter"/>
                <v:formulas/>
                <v:path arrowok="t" o:connecttype="custom" o:connectlocs="-2,312405;58231,96214;294005,0;529779,96214;588012,312405;424849,485778;163161,485778;-2,312405" o:connectangles="0,0,0,0,0,0,0,0" textboxrect="0,0,588010,485775"/>
                <v:textbox>
                  <w:txbxContent>
                    <w:p w:rsidR="00A95465" w:rsidRPr="00673E52" w:rsidRDefault="00A95465" w:rsidP="004E720A">
                      <w:pPr>
                        <w:jc w:val="center"/>
                        <w:rPr>
                          <w:b/>
                          <w:color w:val="FF0000"/>
                          <w:sz w:val="24"/>
                          <w:szCs w:val="24"/>
                        </w:rPr>
                      </w:pPr>
                      <w:r>
                        <w:rPr>
                          <w:rFonts w:hint="eastAsia"/>
                          <w:b/>
                          <w:color w:val="FF0000"/>
                          <w:sz w:val="24"/>
                          <w:szCs w:val="24"/>
                        </w:rPr>
                        <w:t>10</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78720" behindDoc="0" locked="0" layoutInCell="1" allowOverlap="1" wp14:anchorId="631FFB1A" wp14:editId="5CF10956">
                <wp:simplePos x="0" y="0"/>
                <wp:positionH relativeFrom="column">
                  <wp:posOffset>1719580</wp:posOffset>
                </wp:positionH>
                <wp:positionV relativeFrom="paragraph">
                  <wp:posOffset>776605</wp:posOffset>
                </wp:positionV>
                <wp:extent cx="485775" cy="485775"/>
                <wp:effectExtent l="0" t="0" r="0" b="0"/>
                <wp:wrapNone/>
                <wp:docPr id="16" name="七角形 1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20A">
                            <w:pPr>
                              <w:jc w:val="center"/>
                              <w:rPr>
                                <w:b/>
                                <w:color w:val="FF0000"/>
                                <w:sz w:val="24"/>
                                <w:szCs w:val="24"/>
                              </w:rPr>
                            </w:pPr>
                            <w:r>
                              <w:rPr>
                                <w:rFonts w:hint="eastAsia"/>
                                <w:b/>
                                <w:color w:val="FF0000"/>
                                <w:sz w:val="24"/>
                                <w:szCs w:val="24"/>
                              </w:rPr>
                              <w:t>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6" o:spid="_x0000_s1038" style="position:absolute;left:0;text-align:left;margin-left:135.4pt;margin-top:61.15pt;width:38.25pt;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FhfmwIAAHQ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E720A">
                      <w:pPr>
                        <w:jc w:val="center"/>
                        <w:rPr>
                          <w:b/>
                          <w:color w:val="FF0000"/>
                          <w:sz w:val="24"/>
                          <w:szCs w:val="24"/>
                        </w:rPr>
                      </w:pPr>
                      <w:r>
                        <w:rPr>
                          <w:rFonts w:hint="eastAsia"/>
                          <w:b/>
                          <w:color w:val="FF0000"/>
                          <w:sz w:val="24"/>
                          <w:szCs w:val="24"/>
                        </w:rPr>
                        <w:t>７</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76672" behindDoc="0" locked="0" layoutInCell="1" allowOverlap="1" wp14:anchorId="26000082" wp14:editId="69205404">
                <wp:simplePos x="0" y="0"/>
                <wp:positionH relativeFrom="column">
                  <wp:posOffset>1882140</wp:posOffset>
                </wp:positionH>
                <wp:positionV relativeFrom="paragraph">
                  <wp:posOffset>183515</wp:posOffset>
                </wp:positionV>
                <wp:extent cx="485775" cy="485775"/>
                <wp:effectExtent l="0" t="0" r="0" b="0"/>
                <wp:wrapNone/>
                <wp:docPr id="15" name="七角形 1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20A">
                            <w:pPr>
                              <w:jc w:val="center"/>
                              <w:rPr>
                                <w:b/>
                                <w:color w:val="FF0000"/>
                                <w:sz w:val="24"/>
                                <w:szCs w:val="24"/>
                              </w:rPr>
                            </w:pPr>
                            <w:r>
                              <w:rPr>
                                <w:rFonts w:hint="eastAsia"/>
                                <w:b/>
                                <w:color w:val="FF0000"/>
                                <w:sz w:val="24"/>
                                <w:szCs w:val="24"/>
                              </w:rPr>
                              <w:t>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 o:spid="_x0000_s1039" style="position:absolute;left:0;text-align:left;margin-left:148.2pt;margin-top:14.45pt;width:38.25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E720A">
                      <w:pPr>
                        <w:jc w:val="center"/>
                        <w:rPr>
                          <w:b/>
                          <w:color w:val="FF0000"/>
                          <w:sz w:val="24"/>
                          <w:szCs w:val="24"/>
                        </w:rPr>
                      </w:pPr>
                      <w:r>
                        <w:rPr>
                          <w:rFonts w:hint="eastAsia"/>
                          <w:b/>
                          <w:color w:val="FF0000"/>
                          <w:sz w:val="24"/>
                          <w:szCs w:val="24"/>
                        </w:rPr>
                        <w:t>６</w:t>
                      </w:r>
                    </w:p>
                  </w:txbxContent>
                </v:textbox>
              </v:shape>
            </w:pict>
          </mc:Fallback>
        </mc:AlternateContent>
      </w:r>
      <w:r w:rsidR="00017B06" w:rsidRPr="00103BAB">
        <w:rPr>
          <w:rFonts w:asciiTheme="majorEastAsia" w:eastAsiaTheme="majorEastAsia" w:hAnsiTheme="majorEastAsia" w:hint="eastAsia"/>
          <w:noProof/>
        </w:rPr>
        <mc:AlternateContent>
          <mc:Choice Requires="wps">
            <w:drawing>
              <wp:anchor distT="0" distB="0" distL="114300" distR="114300" simplePos="0" relativeHeight="251680768" behindDoc="0" locked="0" layoutInCell="1" allowOverlap="1" wp14:anchorId="184400A9" wp14:editId="03DA19C2">
                <wp:simplePos x="0" y="0"/>
                <wp:positionH relativeFrom="column">
                  <wp:posOffset>5544185</wp:posOffset>
                </wp:positionH>
                <wp:positionV relativeFrom="paragraph">
                  <wp:posOffset>183515</wp:posOffset>
                </wp:positionV>
                <wp:extent cx="485775" cy="485775"/>
                <wp:effectExtent l="0" t="0" r="0" b="0"/>
                <wp:wrapNone/>
                <wp:docPr id="17" name="七角形 1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20A">
                            <w:pPr>
                              <w:jc w:val="center"/>
                              <w:rPr>
                                <w:b/>
                                <w:color w:val="FF0000"/>
                                <w:sz w:val="24"/>
                                <w:szCs w:val="24"/>
                              </w:rPr>
                            </w:pPr>
                            <w:r>
                              <w:rPr>
                                <w:rFonts w:hint="eastAsia"/>
                                <w:b/>
                                <w:color w:val="FF0000"/>
                                <w:sz w:val="24"/>
                                <w:szCs w:val="24"/>
                              </w:rPr>
                              <w:t>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7" o:spid="_x0000_s1040" style="position:absolute;left:0;text-align:left;margin-left:436.55pt;margin-top:14.45pt;width:38.25pt;height:3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AcmwIAAHQ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E720A">
                      <w:pPr>
                        <w:jc w:val="center"/>
                        <w:rPr>
                          <w:b/>
                          <w:color w:val="FF0000"/>
                          <w:sz w:val="24"/>
                          <w:szCs w:val="24"/>
                        </w:rPr>
                      </w:pPr>
                      <w:r>
                        <w:rPr>
                          <w:rFonts w:hint="eastAsia"/>
                          <w:b/>
                          <w:color w:val="FF0000"/>
                          <w:sz w:val="24"/>
                          <w:szCs w:val="24"/>
                        </w:rPr>
                        <w:t>８</w:t>
                      </w:r>
                    </w:p>
                  </w:txbxContent>
                </v:textbox>
              </v:shape>
            </w:pict>
          </mc:Fallback>
        </mc:AlternateContent>
      </w:r>
      <w:r w:rsidR="00ED495D" w:rsidRPr="00103BAB">
        <w:rPr>
          <w:rFonts w:asciiTheme="majorEastAsia" w:eastAsiaTheme="majorEastAsia" w:hAnsiTheme="majorEastAsia" w:hint="eastAsia"/>
          <w:noProof/>
        </w:rPr>
        <mc:AlternateContent>
          <mc:Choice Requires="wps">
            <w:drawing>
              <wp:anchor distT="0" distB="0" distL="114300" distR="114300" simplePos="0" relativeHeight="251707392" behindDoc="0" locked="0" layoutInCell="1" allowOverlap="1" wp14:anchorId="611ACA17" wp14:editId="5BC7D169">
                <wp:simplePos x="0" y="0"/>
                <wp:positionH relativeFrom="column">
                  <wp:posOffset>5713095</wp:posOffset>
                </wp:positionH>
                <wp:positionV relativeFrom="paragraph">
                  <wp:posOffset>1636395</wp:posOffset>
                </wp:positionV>
                <wp:extent cx="485775" cy="485775"/>
                <wp:effectExtent l="0" t="0" r="0" b="0"/>
                <wp:wrapNone/>
                <wp:docPr id="80" name="七角形 8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C39B1">
                            <w:pPr>
                              <w:jc w:val="center"/>
                              <w:rPr>
                                <w:b/>
                                <w:color w:val="FF0000"/>
                                <w:sz w:val="24"/>
                                <w:szCs w:val="24"/>
                              </w:rPr>
                            </w:pPr>
                            <w:r>
                              <w:rPr>
                                <w:rFonts w:hint="eastAsia"/>
                                <w:b/>
                                <w:color w:val="FF0000"/>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80" o:spid="_x0000_s1041" style="position:absolute;left:0;text-align:left;margin-left:449.85pt;margin-top:128.85pt;width:38.25pt;height:3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SXnAIAAHQ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C39B1">
                      <w:pPr>
                        <w:jc w:val="center"/>
                        <w:rPr>
                          <w:b/>
                          <w:color w:val="FF0000"/>
                          <w:sz w:val="24"/>
                          <w:szCs w:val="24"/>
                        </w:rPr>
                      </w:pPr>
                      <w:r>
                        <w:rPr>
                          <w:rFonts w:hint="eastAsia"/>
                          <w:b/>
                          <w:color w:val="FF0000"/>
                          <w:sz w:val="24"/>
                          <w:szCs w:val="24"/>
                        </w:rPr>
                        <w:t>16</w:t>
                      </w:r>
                    </w:p>
                  </w:txbxContent>
                </v:textbox>
              </v:shape>
            </w:pict>
          </mc:Fallback>
        </mc:AlternateContent>
      </w:r>
      <w:r w:rsidR="00ED495D" w:rsidRPr="00103BAB">
        <w:rPr>
          <w:rFonts w:asciiTheme="majorEastAsia" w:eastAsiaTheme="majorEastAsia" w:hAnsiTheme="majorEastAsia" w:hint="eastAsia"/>
          <w:noProof/>
        </w:rPr>
        <mc:AlternateContent>
          <mc:Choice Requires="wps">
            <w:drawing>
              <wp:anchor distT="0" distB="0" distL="114300" distR="114300" simplePos="0" relativeHeight="251705344" behindDoc="0" locked="0" layoutInCell="1" allowOverlap="1" wp14:anchorId="1BB9890E" wp14:editId="37CBA4BF">
                <wp:simplePos x="0" y="0"/>
                <wp:positionH relativeFrom="column">
                  <wp:posOffset>4222115</wp:posOffset>
                </wp:positionH>
                <wp:positionV relativeFrom="paragraph">
                  <wp:posOffset>1630045</wp:posOffset>
                </wp:positionV>
                <wp:extent cx="485775" cy="485775"/>
                <wp:effectExtent l="0" t="0" r="0" b="0"/>
                <wp:wrapNone/>
                <wp:docPr id="79" name="七角形 7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C39B1">
                            <w:pPr>
                              <w:jc w:val="center"/>
                              <w:rPr>
                                <w:b/>
                                <w:color w:val="FF0000"/>
                                <w:sz w:val="24"/>
                                <w:szCs w:val="24"/>
                              </w:rPr>
                            </w:pPr>
                            <w:r>
                              <w:rPr>
                                <w:rFonts w:hint="eastAsia"/>
                                <w:b/>
                                <w:color w:val="FF0000"/>
                                <w:sz w:val="24"/>
                                <w:szCs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9" o:spid="_x0000_s1042" style="position:absolute;left:0;text-align:left;margin-left:332.45pt;margin-top:128.35pt;width:38.25pt;height:3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C39B1">
                      <w:pPr>
                        <w:jc w:val="center"/>
                        <w:rPr>
                          <w:b/>
                          <w:color w:val="FF0000"/>
                          <w:sz w:val="24"/>
                          <w:szCs w:val="24"/>
                        </w:rPr>
                      </w:pPr>
                      <w:r>
                        <w:rPr>
                          <w:rFonts w:hint="eastAsia"/>
                          <w:b/>
                          <w:color w:val="FF0000"/>
                          <w:sz w:val="24"/>
                          <w:szCs w:val="24"/>
                        </w:rPr>
                        <w:t>15</w:t>
                      </w:r>
                    </w:p>
                  </w:txbxContent>
                </v:textbox>
              </v:shape>
            </w:pict>
          </mc:Fallback>
        </mc:AlternateContent>
      </w:r>
      <w:r w:rsidR="00467715" w:rsidRPr="00103BAB">
        <w:rPr>
          <w:rFonts w:asciiTheme="majorEastAsia" w:eastAsiaTheme="majorEastAsia" w:hAnsiTheme="majorEastAsia" w:hint="eastAsia"/>
          <w:noProof/>
        </w:rPr>
        <mc:AlternateContent>
          <mc:Choice Requires="wps">
            <w:drawing>
              <wp:anchor distT="0" distB="0" distL="114300" distR="114300" simplePos="0" relativeHeight="251670528" behindDoc="0" locked="0" layoutInCell="1" allowOverlap="1" wp14:anchorId="1A7BF1E1" wp14:editId="1FFB0AF3">
                <wp:simplePos x="0" y="0"/>
                <wp:positionH relativeFrom="column">
                  <wp:posOffset>374650</wp:posOffset>
                </wp:positionH>
                <wp:positionV relativeFrom="paragraph">
                  <wp:posOffset>1595120</wp:posOffset>
                </wp:positionV>
                <wp:extent cx="485775" cy="485775"/>
                <wp:effectExtent l="0" t="0" r="0" b="0"/>
                <wp:wrapNone/>
                <wp:docPr id="12" name="七角形 1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673E52">
                            <w:pPr>
                              <w:jc w:val="center"/>
                              <w:rPr>
                                <w:b/>
                                <w:color w:val="FF0000"/>
                                <w:sz w:val="24"/>
                                <w:szCs w:val="24"/>
                              </w:rPr>
                            </w:pPr>
                            <w:r>
                              <w:rPr>
                                <w:rFonts w:hint="eastAsia"/>
                                <w:b/>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2" o:spid="_x0000_s1043" style="position:absolute;left:0;text-align:left;margin-left:29.5pt;margin-top:125.6pt;width:38.25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xYmwIAAHQ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673E52">
                      <w:pPr>
                        <w:jc w:val="center"/>
                        <w:rPr>
                          <w:b/>
                          <w:color w:val="FF0000"/>
                          <w:sz w:val="24"/>
                          <w:szCs w:val="24"/>
                        </w:rPr>
                      </w:pPr>
                      <w:r>
                        <w:rPr>
                          <w:rFonts w:hint="eastAsia"/>
                          <w:b/>
                          <w:color w:val="FF0000"/>
                          <w:sz w:val="24"/>
                          <w:szCs w:val="24"/>
                        </w:rPr>
                        <w:t>3</w:t>
                      </w:r>
                    </w:p>
                  </w:txbxContent>
                </v:textbox>
              </v:shape>
            </w:pict>
          </mc:Fallback>
        </mc:AlternateContent>
      </w:r>
      <w:r w:rsidR="00467715" w:rsidRPr="00103BAB">
        <w:rPr>
          <w:rFonts w:asciiTheme="majorEastAsia" w:eastAsiaTheme="majorEastAsia" w:hAnsiTheme="majorEastAsia" w:hint="eastAsia"/>
          <w:noProof/>
        </w:rPr>
        <mc:AlternateContent>
          <mc:Choice Requires="wps">
            <w:drawing>
              <wp:anchor distT="0" distB="0" distL="114300" distR="114300" simplePos="0" relativeHeight="251666432" behindDoc="0" locked="0" layoutInCell="1" allowOverlap="1" wp14:anchorId="7CDFC751" wp14:editId="2FEE73B9">
                <wp:simplePos x="0" y="0"/>
                <wp:positionH relativeFrom="column">
                  <wp:posOffset>383540</wp:posOffset>
                </wp:positionH>
                <wp:positionV relativeFrom="paragraph">
                  <wp:posOffset>147955</wp:posOffset>
                </wp:positionV>
                <wp:extent cx="485775" cy="485775"/>
                <wp:effectExtent l="0" t="0" r="0" b="0"/>
                <wp:wrapNone/>
                <wp:docPr id="9" name="七角形 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673E52">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9" o:spid="_x0000_s1044" style="position:absolute;left:0;text-align:left;margin-left:30.2pt;margin-top:11.65pt;width:38.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673E52">
                      <w:pPr>
                        <w:jc w:val="center"/>
                        <w:rPr>
                          <w:b/>
                          <w:color w:val="FF0000"/>
                          <w:sz w:val="24"/>
                          <w:szCs w:val="24"/>
                        </w:rPr>
                      </w:pPr>
                      <w:r w:rsidRPr="00673E52">
                        <w:rPr>
                          <w:rFonts w:hint="eastAsia"/>
                          <w:b/>
                          <w:color w:val="FF0000"/>
                          <w:sz w:val="24"/>
                          <w:szCs w:val="24"/>
                        </w:rPr>
                        <w:t>1</w:t>
                      </w:r>
                    </w:p>
                  </w:txbxContent>
                </v:textbox>
              </v:shape>
            </w:pict>
          </mc:Fallback>
        </mc:AlternateContent>
      </w:r>
      <w:r w:rsidR="00467715" w:rsidRPr="00103BAB">
        <w:rPr>
          <w:rFonts w:asciiTheme="majorEastAsia" w:eastAsiaTheme="majorEastAsia" w:hAnsiTheme="majorEastAsia" w:hint="eastAsia"/>
          <w:noProof/>
        </w:rPr>
        <mc:AlternateContent>
          <mc:Choice Requires="wps">
            <w:drawing>
              <wp:anchor distT="0" distB="0" distL="114300" distR="114300" simplePos="0" relativeHeight="251668480" behindDoc="0" locked="0" layoutInCell="1" allowOverlap="1" wp14:anchorId="69DA5F70" wp14:editId="798C46B7">
                <wp:simplePos x="0" y="0"/>
                <wp:positionH relativeFrom="column">
                  <wp:posOffset>388620</wp:posOffset>
                </wp:positionH>
                <wp:positionV relativeFrom="paragraph">
                  <wp:posOffset>855980</wp:posOffset>
                </wp:positionV>
                <wp:extent cx="485775" cy="485775"/>
                <wp:effectExtent l="0" t="0" r="0" b="0"/>
                <wp:wrapNone/>
                <wp:docPr id="10" name="七角形 1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673E52">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4D8392AA" wp14:editId="4B9E6863">
                                  <wp:extent cx="180975" cy="180975"/>
                                  <wp:effectExtent l="0" t="0" r="0" b="0"/>
                                  <wp:docPr id="366" name="図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 o:spid="_x0000_s1045" style="position:absolute;left:0;text-align:left;margin-left:30.6pt;margin-top:67.4pt;width:38.25pt;height:3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0fmwIAAHQ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673E52">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4D8392AA" wp14:editId="4B9E6863">
                            <wp:extent cx="180975" cy="180975"/>
                            <wp:effectExtent l="0" t="0" r="0" b="0"/>
                            <wp:docPr id="366" name="図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v:textbox>
              </v:shape>
            </w:pict>
          </mc:Fallback>
        </mc:AlternateContent>
      </w:r>
      <w:r w:rsidR="00467715" w:rsidRPr="00103BAB">
        <w:rPr>
          <w:rFonts w:asciiTheme="majorEastAsia" w:eastAsiaTheme="majorEastAsia" w:hAnsiTheme="majorEastAsia"/>
          <w:noProof/>
        </w:rPr>
        <mc:AlternateContent>
          <mc:Choice Requires="wps">
            <w:drawing>
              <wp:anchor distT="0" distB="0" distL="114300" distR="114300" simplePos="0" relativeHeight="251659264" behindDoc="0" locked="0" layoutInCell="1" allowOverlap="1" wp14:anchorId="1581E46D" wp14:editId="3324EC82">
                <wp:simplePos x="0" y="0"/>
                <wp:positionH relativeFrom="column">
                  <wp:posOffset>635</wp:posOffset>
                </wp:positionH>
                <wp:positionV relativeFrom="paragraph">
                  <wp:posOffset>318770</wp:posOffset>
                </wp:positionV>
                <wp:extent cx="1244600" cy="704850"/>
                <wp:effectExtent l="0" t="0" r="12700" b="19050"/>
                <wp:wrapNone/>
                <wp:docPr id="4" name="正方形/長方形 4"/>
                <wp:cNvGraphicFramePr/>
                <a:graphic xmlns:a="http://schemas.openxmlformats.org/drawingml/2006/main">
                  <a:graphicData uri="http://schemas.microsoft.com/office/word/2010/wordprocessingShape">
                    <wps:wsp>
                      <wps:cNvSpPr/>
                      <wps:spPr>
                        <a:xfrm>
                          <a:off x="0" y="0"/>
                          <a:ext cx="1244600" cy="7048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 o:spid="_x0000_s1026" style="position:absolute;left:0;text-align:left;margin-left:.05pt;margin-top:25.1pt;width:98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" filled="f" strokecolor="red" strokeweight="1pt"/>
            </w:pict>
          </mc:Fallback>
        </mc:AlternateContent>
      </w:r>
      <w:r w:rsidR="00467715" w:rsidRPr="00103BAB">
        <w:rPr>
          <w:rFonts w:asciiTheme="majorEastAsia" w:eastAsiaTheme="majorEastAsia" w:hAnsiTheme="majorEastAsia"/>
          <w:noProof/>
        </w:rPr>
        <mc:AlternateContent>
          <mc:Choice Requires="wps">
            <w:drawing>
              <wp:anchor distT="0" distB="0" distL="114300" distR="114300" simplePos="0" relativeHeight="251661312" behindDoc="0" locked="0" layoutInCell="1" allowOverlap="1" wp14:anchorId="2A9218EF" wp14:editId="41D35D45">
                <wp:simplePos x="0" y="0"/>
                <wp:positionH relativeFrom="column">
                  <wp:posOffset>635</wp:posOffset>
                </wp:positionH>
                <wp:positionV relativeFrom="paragraph">
                  <wp:posOffset>1023620</wp:posOffset>
                </wp:positionV>
                <wp:extent cx="1244600" cy="734060"/>
                <wp:effectExtent l="0" t="0" r="12700" b="27940"/>
                <wp:wrapNone/>
                <wp:docPr id="5" name="正方形/長方形 5"/>
                <wp:cNvGraphicFramePr/>
                <a:graphic xmlns:a="http://schemas.openxmlformats.org/drawingml/2006/main">
                  <a:graphicData uri="http://schemas.microsoft.com/office/word/2010/wordprocessingShape">
                    <wps:wsp>
                      <wps:cNvSpPr/>
                      <wps:spPr>
                        <a:xfrm>
                          <a:off x="0" y="0"/>
                          <a:ext cx="1244600" cy="73406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 o:spid="_x0000_s1026" style="position:absolute;left:0;text-align:left;margin-left:.05pt;margin-top:80.6pt;width:98pt;height:5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" filled="f" strokecolor="red" strokeweight="1pt"/>
            </w:pict>
          </mc:Fallback>
        </mc:AlternateContent>
      </w:r>
      <w:r w:rsidR="00467715" w:rsidRPr="00103BAB">
        <w:rPr>
          <w:rFonts w:asciiTheme="majorEastAsia" w:eastAsiaTheme="majorEastAsia" w:hAnsiTheme="majorEastAsia"/>
          <w:noProof/>
        </w:rPr>
        <mc:AlternateContent>
          <mc:Choice Requires="wps">
            <w:drawing>
              <wp:anchor distT="0" distB="0" distL="114300" distR="114300" simplePos="0" relativeHeight="251663360" behindDoc="0" locked="0" layoutInCell="1" allowOverlap="1" wp14:anchorId="64ADEEBD" wp14:editId="7FACBE38">
                <wp:simplePos x="0" y="0"/>
                <wp:positionH relativeFrom="column">
                  <wp:posOffset>-635</wp:posOffset>
                </wp:positionH>
                <wp:positionV relativeFrom="paragraph">
                  <wp:posOffset>1765300</wp:posOffset>
                </wp:positionV>
                <wp:extent cx="1244600" cy="1725930"/>
                <wp:effectExtent l="0" t="0" r="12700" b="26670"/>
                <wp:wrapNone/>
                <wp:docPr id="6" name="正方形/長方形 6"/>
                <wp:cNvGraphicFramePr/>
                <a:graphic xmlns:a="http://schemas.openxmlformats.org/drawingml/2006/main">
                  <a:graphicData uri="http://schemas.microsoft.com/office/word/2010/wordprocessingShape">
                    <wps:wsp>
                      <wps:cNvSpPr/>
                      <wps:spPr>
                        <a:xfrm>
                          <a:off x="0" y="0"/>
                          <a:ext cx="1244600" cy="17259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 o:spid="_x0000_s1026" style="position:absolute;left:0;text-align:left;margin-left:-.05pt;margin-top:139pt;width:98pt;height:1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" filled="f" strokecolor="red" strokeweight="1pt"/>
            </w:pict>
          </mc:Fallback>
        </mc:AlternateContent>
      </w:r>
      <w:r w:rsidR="00467715" w:rsidRPr="00103BAB">
        <w:rPr>
          <w:rFonts w:asciiTheme="majorEastAsia" w:eastAsiaTheme="majorEastAsia" w:hAnsiTheme="majorEastAsia"/>
          <w:noProof/>
        </w:rPr>
        <mc:AlternateContent>
          <mc:Choice Requires="wps">
            <w:drawing>
              <wp:anchor distT="0" distB="0" distL="114300" distR="114300" simplePos="0" relativeHeight="251665408" behindDoc="0" locked="0" layoutInCell="1" allowOverlap="1" wp14:anchorId="210A6A53" wp14:editId="279DAEEC">
                <wp:simplePos x="0" y="0"/>
                <wp:positionH relativeFrom="column">
                  <wp:posOffset>-635</wp:posOffset>
                </wp:positionH>
                <wp:positionV relativeFrom="paragraph">
                  <wp:posOffset>3495675</wp:posOffset>
                </wp:positionV>
                <wp:extent cx="1244600" cy="517525"/>
                <wp:effectExtent l="0" t="0" r="12700" b="15875"/>
                <wp:wrapNone/>
                <wp:docPr id="7" name="正方形/長方形 7"/>
                <wp:cNvGraphicFramePr/>
                <a:graphic xmlns:a="http://schemas.openxmlformats.org/drawingml/2006/main">
                  <a:graphicData uri="http://schemas.microsoft.com/office/word/2010/wordprocessingShape">
                    <wps:wsp>
                      <wps:cNvSpPr/>
                      <wps:spPr>
                        <a:xfrm>
                          <a:off x="0" y="0"/>
                          <a:ext cx="1244600" cy="5175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 o:spid="_x0000_s1026" style="position:absolute;left:0;text-align:left;margin-left:-.05pt;margin-top:275.25pt;width:98pt;height:4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" filled="f" strokecolor="red" strokeweight="1pt"/>
            </w:pict>
          </mc:Fallback>
        </mc:AlternateContent>
      </w:r>
      <w:r w:rsidR="004E720A" w:rsidRPr="00103BAB">
        <w:rPr>
          <w:rFonts w:asciiTheme="majorEastAsia" w:eastAsiaTheme="majorEastAsia" w:hAnsiTheme="majorEastAsia" w:hint="eastAsia"/>
          <w:noProof/>
        </w:rPr>
        <mc:AlternateContent>
          <mc:Choice Requires="wps">
            <w:drawing>
              <wp:anchor distT="0" distB="0" distL="114300" distR="114300" simplePos="0" relativeHeight="251682816" behindDoc="0" locked="0" layoutInCell="1" allowOverlap="1" wp14:anchorId="674C531F" wp14:editId="761DBFB9">
                <wp:simplePos x="0" y="0"/>
                <wp:positionH relativeFrom="column">
                  <wp:posOffset>6053455</wp:posOffset>
                </wp:positionH>
                <wp:positionV relativeFrom="paragraph">
                  <wp:posOffset>194989</wp:posOffset>
                </wp:positionV>
                <wp:extent cx="485775" cy="485775"/>
                <wp:effectExtent l="0" t="0" r="0" b="0"/>
                <wp:wrapNone/>
                <wp:docPr id="18" name="七角形 1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20A">
                            <w:pPr>
                              <w:jc w:val="center"/>
                              <w:rPr>
                                <w:b/>
                                <w:color w:val="FF0000"/>
                                <w:sz w:val="24"/>
                                <w:szCs w:val="24"/>
                              </w:rPr>
                            </w:pPr>
                            <w:r>
                              <w:rPr>
                                <w:rFonts w:hint="eastAsia"/>
                                <w:b/>
                                <w:color w:val="FF0000"/>
                                <w:sz w:val="24"/>
                                <w:szCs w:val="24"/>
                              </w:rPr>
                              <w:t>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8" o:spid="_x0000_s1046" style="position:absolute;left:0;text-align:left;margin-left:476.65pt;margin-top:15.35pt;width:38.25pt;height:3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E720A">
                      <w:pPr>
                        <w:jc w:val="center"/>
                        <w:rPr>
                          <w:b/>
                          <w:color w:val="FF0000"/>
                          <w:sz w:val="24"/>
                          <w:szCs w:val="24"/>
                        </w:rPr>
                      </w:pPr>
                      <w:r>
                        <w:rPr>
                          <w:rFonts w:hint="eastAsia"/>
                          <w:b/>
                          <w:color w:val="FF0000"/>
                          <w:sz w:val="24"/>
                          <w:szCs w:val="24"/>
                        </w:rPr>
                        <w:t>９</w:t>
                      </w:r>
                    </w:p>
                  </w:txbxContent>
                </v:textbox>
              </v:shape>
            </w:pict>
          </mc:Fallback>
        </mc:AlternateContent>
      </w:r>
      <w:r w:rsidR="00673E52" w:rsidRPr="00103BAB">
        <w:rPr>
          <w:rFonts w:asciiTheme="majorEastAsia" w:eastAsiaTheme="majorEastAsia" w:hAnsiTheme="majorEastAsia" w:hint="eastAsia"/>
          <w:noProof/>
        </w:rPr>
        <mc:AlternateContent>
          <mc:Choice Requires="wps">
            <w:drawing>
              <wp:anchor distT="0" distB="0" distL="114300" distR="114300" simplePos="0" relativeHeight="251672576" behindDoc="0" locked="0" layoutInCell="1" allowOverlap="1" wp14:anchorId="6E5118E3" wp14:editId="38349FE5">
                <wp:simplePos x="0" y="0"/>
                <wp:positionH relativeFrom="column">
                  <wp:posOffset>546779</wp:posOffset>
                </wp:positionH>
                <wp:positionV relativeFrom="paragraph">
                  <wp:posOffset>3479800</wp:posOffset>
                </wp:positionV>
                <wp:extent cx="485775" cy="485775"/>
                <wp:effectExtent l="0" t="0" r="0" b="0"/>
                <wp:wrapNone/>
                <wp:docPr id="13" name="七角形 1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673E52">
                            <w:pPr>
                              <w:jc w:val="center"/>
                              <w:rPr>
                                <w:b/>
                                <w:color w:val="FF0000"/>
                                <w:sz w:val="24"/>
                                <w:szCs w:val="24"/>
                              </w:rPr>
                            </w:pPr>
                            <w:r>
                              <w:rPr>
                                <w:rFonts w:hint="eastAsia"/>
                                <w:b/>
                                <w:color w:val="FF000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3" o:spid="_x0000_s1047" style="position:absolute;left:0;text-align:left;margin-left:43.05pt;margin-top:274pt;width:38.25pt;height:3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673E52">
                      <w:pPr>
                        <w:jc w:val="center"/>
                        <w:rPr>
                          <w:b/>
                          <w:color w:val="FF0000"/>
                          <w:sz w:val="24"/>
                          <w:szCs w:val="24"/>
                        </w:rPr>
                      </w:pPr>
                      <w:r>
                        <w:rPr>
                          <w:rFonts w:hint="eastAsia"/>
                          <w:b/>
                          <w:color w:val="FF0000"/>
                          <w:sz w:val="24"/>
                          <w:szCs w:val="24"/>
                        </w:rPr>
                        <w:t>4</w:t>
                      </w:r>
                    </w:p>
                  </w:txbxContent>
                </v:textbox>
              </v:shape>
            </w:pict>
          </mc:Fallback>
        </mc:AlternateContent>
      </w:r>
      <w:r w:rsidR="00467715" w:rsidRPr="00103BAB">
        <w:rPr>
          <w:rFonts w:asciiTheme="majorEastAsia" w:eastAsiaTheme="majorEastAsia" w:hAnsiTheme="majorEastAsia"/>
          <w:noProof/>
        </w:rPr>
        <w:drawing>
          <wp:inline distT="0" distB="0" distL="0" distR="0" wp14:anchorId="55E6EF87" wp14:editId="177FF7FF">
            <wp:extent cx="6695553" cy="39243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95553" cy="3924300"/>
                    </a:xfrm>
                    <a:prstGeom prst="rect">
                      <a:avLst/>
                    </a:prstGeom>
                  </pic:spPr>
                </pic:pic>
              </a:graphicData>
            </a:graphic>
          </wp:inline>
        </w:drawing>
      </w:r>
    </w:p>
    <w:p w:rsidR="005E7A08" w:rsidRPr="00103BAB" w:rsidRDefault="005E7A08">
      <w:pPr>
        <w:rPr>
          <w:rFonts w:asciiTheme="majorEastAsia" w:eastAsiaTheme="majorEastAsia" w:hAnsiTheme="majorEastAsia"/>
        </w:rPr>
      </w:pPr>
    </w:p>
    <w:p w:rsidR="005E7A08" w:rsidRPr="00103BAB" w:rsidRDefault="005E7A08">
      <w:pPr>
        <w:rPr>
          <w:rFonts w:asciiTheme="majorEastAsia" w:eastAsiaTheme="majorEastAsia" w:hAnsiTheme="majorEastAsia"/>
        </w:rPr>
      </w:pPr>
      <w:r w:rsidRPr="00103BAB">
        <w:rPr>
          <w:rFonts w:asciiTheme="majorEastAsia" w:eastAsiaTheme="majorEastAsia" w:hAnsiTheme="majorEastAsia" w:hint="eastAsia"/>
        </w:rPr>
        <w:t>【利用可能ユーザ】</w:t>
      </w:r>
    </w:p>
    <w:p w:rsidR="005E7A08" w:rsidRPr="00103BAB" w:rsidRDefault="005E7A08">
      <w:pPr>
        <w:rPr>
          <w:rFonts w:asciiTheme="majorEastAsia" w:eastAsiaTheme="majorEastAsia" w:hAnsiTheme="majorEastAsia"/>
        </w:rPr>
      </w:pPr>
      <w:r w:rsidRPr="00103BAB">
        <w:rPr>
          <w:rFonts w:asciiTheme="majorEastAsia" w:eastAsiaTheme="majorEastAsia" w:hAnsiTheme="majorEastAsia" w:hint="eastAsia"/>
        </w:rPr>
        <w:t>「受付情報モジュール」のロール権限に所属し、かつ対象の案件リストの閲覧権限が付与されたユーザ。</w:t>
      </w:r>
    </w:p>
    <w:p w:rsidR="005E7A08" w:rsidRPr="00103BAB" w:rsidRDefault="005E7A08">
      <w:pPr>
        <w:rPr>
          <w:rFonts w:asciiTheme="majorEastAsia" w:eastAsiaTheme="majorEastAsia" w:hAnsiTheme="majorEastAsia"/>
        </w:rPr>
      </w:pPr>
    </w:p>
    <w:p w:rsidR="005E7A08" w:rsidRPr="00103BAB" w:rsidRDefault="005E7A08" w:rsidP="005F2E1A">
      <w:pPr>
        <w:pStyle w:val="1"/>
        <w:numPr>
          <w:ilvl w:val="0"/>
          <w:numId w:val="8"/>
        </w:numPr>
        <w:rPr>
          <w:rFonts w:asciiTheme="majorEastAsia" w:hAnsiTheme="majorEastAsia"/>
        </w:rPr>
      </w:pPr>
      <w:bookmarkStart w:id="3" w:name="_Toc483178667"/>
      <w:r w:rsidRPr="00103BAB">
        <w:rPr>
          <w:rFonts w:asciiTheme="majorEastAsia" w:hAnsiTheme="majorEastAsia" w:hint="eastAsia"/>
        </w:rPr>
        <w:t>【</w:t>
      </w:r>
      <w:r w:rsidR="005A0857" w:rsidRPr="00103BAB">
        <w:rPr>
          <w:rFonts w:asciiTheme="majorEastAsia" w:hAnsiTheme="majorEastAsia" w:hint="eastAsia"/>
        </w:rPr>
        <w:t>No.1 案件リスト一覧</w:t>
      </w:r>
      <w:r w:rsidRPr="00103BAB">
        <w:rPr>
          <w:rFonts w:asciiTheme="majorEastAsia" w:hAnsiTheme="majorEastAsia" w:hint="eastAsia"/>
        </w:rPr>
        <w:t>】</w:t>
      </w:r>
      <w:bookmarkEnd w:id="3"/>
    </w:p>
    <w:tbl>
      <w:tblPr>
        <w:tblStyle w:val="a7"/>
        <w:tblW w:w="0" w:type="auto"/>
        <w:tblLook w:val="04A0" w:firstRow="1" w:lastRow="0" w:firstColumn="1" w:lastColumn="0" w:noHBand="0" w:noVBand="1"/>
      </w:tblPr>
      <w:tblGrid>
        <w:gridCol w:w="2316"/>
        <w:gridCol w:w="1336"/>
        <w:gridCol w:w="992"/>
        <w:gridCol w:w="3686"/>
        <w:gridCol w:w="2517"/>
      </w:tblGrid>
      <w:tr w:rsidR="007F0112" w:rsidRPr="00103BAB" w:rsidTr="00F06D2E">
        <w:tc>
          <w:tcPr>
            <w:tcW w:w="2316" w:type="dxa"/>
            <w:shd w:val="clear" w:color="auto" w:fill="92D050"/>
          </w:tcPr>
          <w:p w:rsidR="007F0112" w:rsidRPr="00103BAB" w:rsidRDefault="007F0112" w:rsidP="007F0112">
            <w:pPr>
              <w:jc w:val="center"/>
              <w:rPr>
                <w:rFonts w:asciiTheme="majorEastAsia" w:eastAsiaTheme="majorEastAsia" w:hAnsiTheme="majorEastAsia"/>
                <w:b/>
                <w:noProof/>
              </w:rPr>
            </w:pPr>
            <w:r w:rsidRPr="00103BAB">
              <w:rPr>
                <w:rFonts w:asciiTheme="majorEastAsia" w:eastAsiaTheme="majorEastAsia" w:hAnsiTheme="majorEastAsia" w:hint="eastAsia"/>
                <w:b/>
                <w:noProof/>
              </w:rPr>
              <w:t>項目説明</w:t>
            </w:r>
          </w:p>
        </w:tc>
        <w:tc>
          <w:tcPr>
            <w:tcW w:w="1336" w:type="dxa"/>
            <w:shd w:val="clear" w:color="auto" w:fill="92D050"/>
          </w:tcPr>
          <w:p w:rsidR="007F0112" w:rsidRPr="00103BAB" w:rsidRDefault="007F0112" w:rsidP="007F0112">
            <w:pPr>
              <w:jc w:val="center"/>
              <w:rPr>
                <w:rFonts w:asciiTheme="majorEastAsia" w:eastAsiaTheme="majorEastAsia" w:hAnsiTheme="majorEastAsia"/>
                <w:b/>
                <w:lang w:val="vi-VN"/>
              </w:rPr>
            </w:pPr>
            <w:r w:rsidRPr="00103BAB">
              <w:rPr>
                <w:rFonts w:asciiTheme="majorEastAsia" w:eastAsiaTheme="majorEastAsia" w:hAnsiTheme="majorEastAsia" w:hint="eastAsia"/>
                <w:b/>
                <w:noProof/>
              </w:rPr>
              <w:t>項目</w:t>
            </w:r>
          </w:p>
          <w:p w:rsidR="007F0112" w:rsidRPr="00103BAB" w:rsidRDefault="007F0112" w:rsidP="007F0112">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92" w:type="dxa"/>
            <w:shd w:val="clear" w:color="auto" w:fill="92D050"/>
          </w:tcPr>
          <w:p w:rsidR="007F0112" w:rsidRPr="00103BAB" w:rsidRDefault="007F0112" w:rsidP="007F0112">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7F0112" w:rsidRPr="00103BAB" w:rsidRDefault="007F0112" w:rsidP="007F0112">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3686" w:type="dxa"/>
            <w:shd w:val="clear" w:color="auto" w:fill="92D050"/>
          </w:tcPr>
          <w:p w:rsidR="007F0112" w:rsidRPr="00103BAB" w:rsidRDefault="007F0112" w:rsidP="007F0112">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517" w:type="dxa"/>
            <w:shd w:val="clear" w:color="auto" w:fill="92D050"/>
          </w:tcPr>
          <w:p w:rsidR="007F0112" w:rsidRPr="00103BAB" w:rsidRDefault="007F0112" w:rsidP="007F0112">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7F0112" w:rsidRPr="00103BAB" w:rsidTr="00F06D2E">
        <w:tc>
          <w:tcPr>
            <w:tcW w:w="2316" w:type="dxa"/>
          </w:tcPr>
          <w:p w:rsidR="007F0112" w:rsidRPr="00103BAB" w:rsidRDefault="007F0112">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3599EF8" wp14:editId="403465D0">
                  <wp:extent cx="1326869" cy="773723"/>
                  <wp:effectExtent l="0" t="0" r="6985" b="762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29314" cy="775148"/>
                          </a:xfrm>
                          <a:prstGeom prst="rect">
                            <a:avLst/>
                          </a:prstGeom>
                        </pic:spPr>
                      </pic:pic>
                    </a:graphicData>
                  </a:graphic>
                </wp:inline>
              </w:drawing>
            </w:r>
          </w:p>
        </w:tc>
        <w:tc>
          <w:tcPr>
            <w:tcW w:w="1336" w:type="dxa"/>
          </w:tcPr>
          <w:p w:rsidR="007F0112" w:rsidRPr="00103BAB" w:rsidRDefault="007F0112">
            <w:pPr>
              <w:rPr>
                <w:rFonts w:asciiTheme="majorEastAsia" w:eastAsiaTheme="majorEastAsia" w:hAnsiTheme="majorEastAsia"/>
                <w:lang w:val="vi-VN"/>
              </w:rPr>
            </w:pPr>
            <w:r w:rsidRPr="00103BAB">
              <w:rPr>
                <w:rFonts w:asciiTheme="majorEastAsia" w:eastAsiaTheme="majorEastAsia" w:hAnsiTheme="majorEastAsia" w:hint="eastAsia"/>
                <w:lang w:val="vi-VN"/>
              </w:rPr>
              <w:t>リンク一覧</w:t>
            </w:r>
          </w:p>
        </w:tc>
        <w:tc>
          <w:tcPr>
            <w:tcW w:w="992" w:type="dxa"/>
          </w:tcPr>
          <w:p w:rsidR="007F0112" w:rsidRPr="00103BAB" w:rsidRDefault="007F0112" w:rsidP="007F0112">
            <w:pPr>
              <w:jc w:val="center"/>
              <w:rPr>
                <w:rFonts w:asciiTheme="majorEastAsia" w:eastAsiaTheme="majorEastAsia" w:hAnsiTheme="majorEastAsia"/>
              </w:rPr>
            </w:pPr>
          </w:p>
        </w:tc>
        <w:tc>
          <w:tcPr>
            <w:tcW w:w="3686" w:type="dxa"/>
          </w:tcPr>
          <w:p w:rsidR="007F0112" w:rsidRPr="00103BAB" w:rsidRDefault="002A700C">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クリックした条件にあった「案件一覧」画面へ遷移する</w:t>
            </w:r>
          </w:p>
        </w:tc>
        <w:tc>
          <w:tcPr>
            <w:tcW w:w="2517" w:type="dxa"/>
          </w:tcPr>
          <w:p w:rsidR="007F0112" w:rsidRPr="00103BAB" w:rsidRDefault="007F0112">
            <w:pPr>
              <w:rPr>
                <w:rFonts w:asciiTheme="majorEastAsia" w:eastAsiaTheme="majorEastAsia" w:hAnsiTheme="majorEastAsia"/>
              </w:rPr>
            </w:pPr>
          </w:p>
        </w:tc>
      </w:tr>
      <w:tr w:rsidR="007F0112" w:rsidRPr="00103BAB" w:rsidTr="00F06D2E">
        <w:tc>
          <w:tcPr>
            <w:tcW w:w="2316" w:type="dxa"/>
          </w:tcPr>
          <w:p w:rsidR="007F0112" w:rsidRPr="00103BAB" w:rsidRDefault="007F0112">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3532AE9C" wp14:editId="74616C89">
                  <wp:extent cx="247650" cy="2540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 cy="254000"/>
                          </a:xfrm>
                          <a:prstGeom prst="rect">
                            <a:avLst/>
                          </a:prstGeom>
                        </pic:spPr>
                      </pic:pic>
                    </a:graphicData>
                  </a:graphic>
                </wp:inline>
              </w:drawing>
            </w:r>
          </w:p>
        </w:tc>
        <w:tc>
          <w:tcPr>
            <w:tcW w:w="1336" w:type="dxa"/>
          </w:tcPr>
          <w:p w:rsidR="007F0112" w:rsidRPr="00103BAB" w:rsidRDefault="007F0112">
            <w:pPr>
              <w:rPr>
                <w:rFonts w:asciiTheme="majorEastAsia" w:eastAsiaTheme="majorEastAsia" w:hAnsiTheme="majorEastAsia"/>
                <w:lang w:val="vi-VN"/>
              </w:rPr>
            </w:pPr>
            <w:r w:rsidRPr="00103BAB">
              <w:rPr>
                <w:rFonts w:asciiTheme="majorEastAsia" w:eastAsiaTheme="majorEastAsia" w:hAnsiTheme="majorEastAsia" w:hint="eastAsia"/>
                <w:lang w:val="vi-VN"/>
              </w:rPr>
              <w:t>記入ボタン</w:t>
            </w:r>
          </w:p>
        </w:tc>
        <w:tc>
          <w:tcPr>
            <w:tcW w:w="992" w:type="dxa"/>
          </w:tcPr>
          <w:p w:rsidR="007F0112" w:rsidRPr="00103BAB" w:rsidRDefault="007F0112" w:rsidP="007F0112">
            <w:pPr>
              <w:jc w:val="center"/>
              <w:rPr>
                <w:rFonts w:asciiTheme="majorEastAsia" w:eastAsiaTheme="majorEastAsia" w:hAnsiTheme="majorEastAsia"/>
              </w:rPr>
            </w:pPr>
          </w:p>
        </w:tc>
        <w:tc>
          <w:tcPr>
            <w:tcW w:w="3686" w:type="dxa"/>
          </w:tcPr>
          <w:p w:rsidR="007F0112" w:rsidRPr="00103BAB" w:rsidRDefault="002A700C">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w:t>
            </w:r>
            <w:r w:rsidR="007F0112" w:rsidRPr="00103BAB">
              <w:rPr>
                <w:rFonts w:asciiTheme="majorEastAsia" w:eastAsiaTheme="majorEastAsia" w:hAnsiTheme="majorEastAsia"/>
                <w:noProof/>
              </w:rPr>
              <w:drawing>
                <wp:inline distT="0" distB="0" distL="0" distR="0" wp14:anchorId="588DCA1D" wp14:editId="528FAE99">
                  <wp:extent cx="260350" cy="247650"/>
                  <wp:effectExtent l="0" t="0" r="635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350" cy="247650"/>
                          </a:xfrm>
                          <a:prstGeom prst="rect">
                            <a:avLst/>
                          </a:prstGeom>
                        </pic:spPr>
                      </pic:pic>
                    </a:graphicData>
                  </a:graphic>
                </wp:inline>
              </w:drawing>
            </w:r>
            <w:r w:rsidR="007F0112" w:rsidRPr="00103BAB">
              <w:rPr>
                <w:rFonts w:asciiTheme="majorEastAsia" w:eastAsiaTheme="majorEastAsia" w:hAnsiTheme="majorEastAsia" w:hint="eastAsia"/>
              </w:rPr>
              <w:t>、</w:t>
            </w:r>
            <w:r w:rsidR="007F0112" w:rsidRPr="00103BAB">
              <w:rPr>
                <w:rFonts w:asciiTheme="majorEastAsia" w:eastAsiaTheme="majorEastAsia" w:hAnsiTheme="majorEastAsia"/>
                <w:noProof/>
              </w:rPr>
              <w:drawing>
                <wp:inline distT="0" distB="0" distL="0" distR="0" wp14:anchorId="6D2A0B48" wp14:editId="00FFB1FC">
                  <wp:extent cx="273050" cy="2540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050" cy="254000"/>
                          </a:xfrm>
                          <a:prstGeom prst="rect">
                            <a:avLst/>
                          </a:prstGeom>
                        </pic:spPr>
                      </pic:pic>
                    </a:graphicData>
                  </a:graphic>
                </wp:inline>
              </w:drawing>
            </w:r>
            <w:r w:rsidR="007F0112" w:rsidRPr="00103BAB">
              <w:rPr>
                <w:rFonts w:asciiTheme="majorEastAsia" w:eastAsiaTheme="majorEastAsia" w:hAnsiTheme="majorEastAsia" w:hint="eastAsia"/>
              </w:rPr>
              <w:t>」が表示される</w:t>
            </w:r>
          </w:p>
        </w:tc>
        <w:tc>
          <w:tcPr>
            <w:tcW w:w="2517"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「案件リスト」追加又は編集するとき使用する</w:t>
            </w:r>
          </w:p>
        </w:tc>
      </w:tr>
      <w:tr w:rsidR="007F0112" w:rsidRPr="00103BAB" w:rsidTr="00F06D2E">
        <w:tc>
          <w:tcPr>
            <w:tcW w:w="2316"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6C5BC884" wp14:editId="18286419">
                  <wp:extent cx="260350" cy="247650"/>
                  <wp:effectExtent l="0" t="0" r="635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350" cy="247650"/>
                          </a:xfrm>
                          <a:prstGeom prst="rect">
                            <a:avLst/>
                          </a:prstGeom>
                        </pic:spPr>
                      </pic:pic>
                    </a:graphicData>
                  </a:graphic>
                </wp:inline>
              </w:drawing>
            </w:r>
          </w:p>
        </w:tc>
        <w:tc>
          <w:tcPr>
            <w:tcW w:w="1336"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新規ボタン</w:t>
            </w:r>
          </w:p>
        </w:tc>
        <w:tc>
          <w:tcPr>
            <w:tcW w:w="992" w:type="dxa"/>
          </w:tcPr>
          <w:p w:rsidR="007F0112" w:rsidRPr="00103BAB" w:rsidRDefault="007F0112" w:rsidP="007F0112">
            <w:pPr>
              <w:jc w:val="center"/>
              <w:rPr>
                <w:rFonts w:asciiTheme="majorEastAsia" w:eastAsiaTheme="majorEastAsia" w:hAnsiTheme="majorEastAsia"/>
              </w:rPr>
            </w:pPr>
          </w:p>
        </w:tc>
        <w:tc>
          <w:tcPr>
            <w:tcW w:w="3686" w:type="dxa"/>
          </w:tcPr>
          <w:p w:rsidR="007F0112" w:rsidRPr="00103BAB" w:rsidRDefault="002A700C">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「案件リスト」新規画面へ遷移する</w:t>
            </w:r>
          </w:p>
        </w:tc>
        <w:tc>
          <w:tcPr>
            <w:tcW w:w="2517"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「案件リスト」追加する</w:t>
            </w:r>
          </w:p>
          <w:p w:rsidR="008C0FED" w:rsidRPr="00103BAB" w:rsidRDefault="008C0FED">
            <w:pPr>
              <w:rPr>
                <w:rFonts w:asciiTheme="majorEastAsia" w:eastAsiaTheme="majorEastAsia" w:hAnsiTheme="majorEastAsia"/>
              </w:rPr>
            </w:pPr>
            <w:r w:rsidRPr="00103BAB">
              <w:rPr>
                <w:rFonts w:asciiTheme="majorEastAsia" w:eastAsiaTheme="majorEastAsia" w:hAnsiTheme="majorEastAsia" w:hint="eastAsia"/>
              </w:rPr>
              <w:t>・「案件リスト」設定画面に参照</w:t>
            </w:r>
          </w:p>
        </w:tc>
      </w:tr>
      <w:tr w:rsidR="007F0112" w:rsidRPr="00103BAB" w:rsidTr="00F06D2E">
        <w:tc>
          <w:tcPr>
            <w:tcW w:w="2316" w:type="dxa"/>
          </w:tcPr>
          <w:p w:rsidR="007F0112" w:rsidRPr="00103BAB" w:rsidRDefault="007F0112">
            <w:pPr>
              <w:rPr>
                <w:rFonts w:asciiTheme="majorEastAsia" w:eastAsiaTheme="majorEastAsia" w:hAnsiTheme="majorEastAsia"/>
                <w:lang w:val="vi-VN"/>
              </w:rPr>
            </w:pPr>
            <w:r w:rsidRPr="00103BAB">
              <w:rPr>
                <w:rFonts w:asciiTheme="majorEastAsia" w:eastAsiaTheme="majorEastAsia" w:hAnsiTheme="majorEastAsia"/>
                <w:noProof/>
              </w:rPr>
              <w:lastRenderedPageBreak/>
              <w:drawing>
                <wp:inline distT="0" distB="0" distL="0" distR="0" wp14:anchorId="6094C090" wp14:editId="45AC37F8">
                  <wp:extent cx="273050" cy="2540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050" cy="254000"/>
                          </a:xfrm>
                          <a:prstGeom prst="rect">
                            <a:avLst/>
                          </a:prstGeom>
                        </pic:spPr>
                      </pic:pic>
                    </a:graphicData>
                  </a:graphic>
                </wp:inline>
              </w:drawing>
            </w:r>
          </w:p>
        </w:tc>
        <w:tc>
          <w:tcPr>
            <w:tcW w:w="1336"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編集ボタン</w:t>
            </w:r>
          </w:p>
        </w:tc>
        <w:tc>
          <w:tcPr>
            <w:tcW w:w="992" w:type="dxa"/>
          </w:tcPr>
          <w:p w:rsidR="007F0112" w:rsidRPr="00103BAB" w:rsidRDefault="007F0112" w:rsidP="007F0112">
            <w:pPr>
              <w:jc w:val="center"/>
              <w:rPr>
                <w:rFonts w:asciiTheme="majorEastAsia" w:eastAsiaTheme="majorEastAsia" w:hAnsiTheme="majorEastAsia"/>
              </w:rPr>
            </w:pPr>
          </w:p>
        </w:tc>
        <w:tc>
          <w:tcPr>
            <w:tcW w:w="3686" w:type="dxa"/>
          </w:tcPr>
          <w:p w:rsidR="007F0112" w:rsidRPr="00103BAB" w:rsidRDefault="002A700C">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「案件リスト」編集画面へ遷移する</w:t>
            </w:r>
          </w:p>
        </w:tc>
        <w:tc>
          <w:tcPr>
            <w:tcW w:w="2517"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「案件リスト」編集する</w:t>
            </w:r>
          </w:p>
          <w:p w:rsidR="008C0FED" w:rsidRPr="00103BAB" w:rsidRDefault="008C0FED">
            <w:pPr>
              <w:rPr>
                <w:rFonts w:asciiTheme="majorEastAsia" w:eastAsiaTheme="majorEastAsia" w:hAnsiTheme="majorEastAsia"/>
              </w:rPr>
            </w:pPr>
            <w:r w:rsidRPr="00103BAB">
              <w:rPr>
                <w:rFonts w:asciiTheme="majorEastAsia" w:eastAsiaTheme="majorEastAsia" w:hAnsiTheme="majorEastAsia" w:hint="eastAsia"/>
              </w:rPr>
              <w:t>・「案件リスト」設定画面に参照</w:t>
            </w:r>
          </w:p>
        </w:tc>
      </w:tr>
    </w:tbl>
    <w:p w:rsidR="005E7A08" w:rsidRPr="00103BAB" w:rsidRDefault="005E7A08">
      <w:pPr>
        <w:rPr>
          <w:rFonts w:asciiTheme="majorEastAsia" w:eastAsiaTheme="majorEastAsia" w:hAnsiTheme="majorEastAsia"/>
        </w:rPr>
      </w:pPr>
    </w:p>
    <w:p w:rsidR="00D4495B" w:rsidRPr="00103BAB" w:rsidRDefault="00D4495B" w:rsidP="005F2E1A">
      <w:pPr>
        <w:pStyle w:val="1"/>
        <w:numPr>
          <w:ilvl w:val="0"/>
          <w:numId w:val="8"/>
        </w:numPr>
        <w:rPr>
          <w:rFonts w:asciiTheme="majorEastAsia" w:hAnsiTheme="majorEastAsia"/>
        </w:rPr>
      </w:pPr>
      <w:bookmarkStart w:id="4" w:name="_Toc483178668"/>
      <w:r w:rsidRPr="00103BAB">
        <w:rPr>
          <w:rFonts w:asciiTheme="majorEastAsia" w:hAnsiTheme="majorEastAsia" w:hint="eastAsia"/>
        </w:rPr>
        <w:t>【No.2 詳細検索リスト一覧】</w:t>
      </w:r>
      <w:bookmarkEnd w:id="4"/>
    </w:p>
    <w:tbl>
      <w:tblPr>
        <w:tblStyle w:val="a7"/>
        <w:tblW w:w="0" w:type="auto"/>
        <w:tblLook w:val="04A0" w:firstRow="1" w:lastRow="0" w:firstColumn="1" w:lastColumn="0" w:noHBand="0" w:noVBand="1"/>
      </w:tblPr>
      <w:tblGrid>
        <w:gridCol w:w="2316"/>
        <w:gridCol w:w="1336"/>
        <w:gridCol w:w="992"/>
        <w:gridCol w:w="3686"/>
        <w:gridCol w:w="2517"/>
      </w:tblGrid>
      <w:tr w:rsidR="007F0112" w:rsidRPr="00103BAB" w:rsidTr="00F06D2E">
        <w:tc>
          <w:tcPr>
            <w:tcW w:w="2316"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7AEBEEE5" wp14:editId="4838C42C">
                  <wp:extent cx="1330037" cy="763413"/>
                  <wp:effectExtent l="0" t="0" r="381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38594" cy="768324"/>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リンク一覧</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クリックした条件にあった「案件一覧」画面へ遷移する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1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4CAA4ED" wp14:editId="2D25E2E1">
                  <wp:extent cx="247650" cy="25400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 cy="254000"/>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記入ボタン</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w:t>
            </w:r>
            <w:r w:rsidR="007F0112" w:rsidRPr="00103BAB">
              <w:rPr>
                <w:rFonts w:asciiTheme="majorEastAsia" w:eastAsiaTheme="majorEastAsia" w:hAnsiTheme="majorEastAsia"/>
                <w:noProof/>
              </w:rPr>
              <w:drawing>
                <wp:inline distT="0" distB="0" distL="0" distR="0" wp14:anchorId="217D8FDB" wp14:editId="69048E49">
                  <wp:extent cx="260350" cy="247650"/>
                  <wp:effectExtent l="0" t="0" r="635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350" cy="247650"/>
                          </a:xfrm>
                          <a:prstGeom prst="rect">
                            <a:avLst/>
                          </a:prstGeom>
                        </pic:spPr>
                      </pic:pic>
                    </a:graphicData>
                  </a:graphic>
                </wp:inline>
              </w:drawing>
            </w:r>
            <w:r w:rsidR="007F0112" w:rsidRPr="00103BAB">
              <w:rPr>
                <w:rFonts w:asciiTheme="majorEastAsia" w:eastAsiaTheme="majorEastAsia" w:hAnsiTheme="majorEastAsia" w:hint="eastAsia"/>
              </w:rPr>
              <w:t>、</w:t>
            </w:r>
            <w:r w:rsidR="007F0112" w:rsidRPr="00103BAB">
              <w:rPr>
                <w:rFonts w:asciiTheme="majorEastAsia" w:eastAsiaTheme="majorEastAsia" w:hAnsiTheme="majorEastAsia"/>
                <w:noProof/>
              </w:rPr>
              <w:drawing>
                <wp:inline distT="0" distB="0" distL="0" distR="0" wp14:anchorId="6ED37C87" wp14:editId="425D4A78">
                  <wp:extent cx="273050" cy="25400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050" cy="254000"/>
                          </a:xfrm>
                          <a:prstGeom prst="rect">
                            <a:avLst/>
                          </a:prstGeom>
                        </pic:spPr>
                      </pic:pic>
                    </a:graphicData>
                  </a:graphic>
                </wp:inline>
              </w:drawing>
            </w:r>
            <w:r w:rsidR="007F0112" w:rsidRPr="00103BAB">
              <w:rPr>
                <w:rFonts w:asciiTheme="majorEastAsia" w:eastAsiaTheme="majorEastAsia" w:hAnsiTheme="majorEastAsia" w:hint="eastAsia"/>
              </w:rPr>
              <w:t>」が表示される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「詳細検索」追加又は編集するとき使用する</w:t>
            </w:r>
          </w:p>
        </w:tc>
      </w:tr>
      <w:tr w:rsidR="007F0112" w:rsidRPr="00103BAB" w:rsidTr="00F06D2E">
        <w:tc>
          <w:tcPr>
            <w:tcW w:w="231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0FFEA800" wp14:editId="377FC9A3">
                  <wp:extent cx="260350" cy="247650"/>
                  <wp:effectExtent l="0" t="0" r="635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350" cy="247650"/>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新規ボタン</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「詳細検索」新規画面へ遷移する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「詳細検索」追加する</w:t>
            </w:r>
          </w:p>
        </w:tc>
      </w:tr>
      <w:tr w:rsidR="007F0112" w:rsidRPr="00103BAB" w:rsidTr="00F06D2E">
        <w:tc>
          <w:tcPr>
            <w:tcW w:w="231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3C67508D" wp14:editId="6289FEFF">
                  <wp:extent cx="273050" cy="25400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050" cy="254000"/>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編集ボタン</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「詳細検索」編集画面へ遷移する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「詳細検索」編集する</w:t>
            </w:r>
          </w:p>
        </w:tc>
      </w:tr>
    </w:tbl>
    <w:p w:rsidR="00333298" w:rsidRPr="00103BAB" w:rsidRDefault="00333298" w:rsidP="00D4495B">
      <w:pPr>
        <w:rPr>
          <w:rFonts w:asciiTheme="majorEastAsia" w:eastAsiaTheme="majorEastAsia" w:hAnsiTheme="majorEastAsia"/>
        </w:rPr>
      </w:pPr>
    </w:p>
    <w:p w:rsidR="00333298" w:rsidRPr="00103BAB" w:rsidRDefault="00333298" w:rsidP="005F2E1A">
      <w:pPr>
        <w:pStyle w:val="1"/>
        <w:numPr>
          <w:ilvl w:val="0"/>
          <w:numId w:val="8"/>
        </w:numPr>
        <w:rPr>
          <w:rFonts w:asciiTheme="majorEastAsia" w:hAnsiTheme="majorEastAsia"/>
        </w:rPr>
      </w:pPr>
      <w:bookmarkStart w:id="5" w:name="_Toc483178669"/>
      <w:r w:rsidRPr="00103BAB">
        <w:rPr>
          <w:rFonts w:asciiTheme="majorEastAsia" w:hAnsiTheme="majorEastAsia" w:hint="eastAsia"/>
        </w:rPr>
        <w:t xml:space="preserve">【No.3 </w:t>
      </w:r>
      <w:proofErr w:type="spellStart"/>
      <w:r w:rsidRPr="00103BAB">
        <w:rPr>
          <w:rFonts w:asciiTheme="majorEastAsia" w:hAnsiTheme="majorEastAsia" w:hint="eastAsia"/>
        </w:rPr>
        <w:t>Todo</w:t>
      </w:r>
      <w:proofErr w:type="spellEnd"/>
      <w:r w:rsidRPr="00103BAB">
        <w:rPr>
          <w:rFonts w:asciiTheme="majorEastAsia" w:hAnsiTheme="majorEastAsia" w:hint="eastAsia"/>
        </w:rPr>
        <w:t>リスト一覧】</w:t>
      </w:r>
      <w:bookmarkEnd w:id="5"/>
    </w:p>
    <w:tbl>
      <w:tblPr>
        <w:tblStyle w:val="a7"/>
        <w:tblW w:w="0" w:type="auto"/>
        <w:tblLook w:val="04A0" w:firstRow="1" w:lastRow="0" w:firstColumn="1" w:lastColumn="0" w:noHBand="0" w:noVBand="1"/>
      </w:tblPr>
      <w:tblGrid>
        <w:gridCol w:w="2376"/>
        <w:gridCol w:w="1276"/>
        <w:gridCol w:w="992"/>
        <w:gridCol w:w="3686"/>
        <w:gridCol w:w="2517"/>
      </w:tblGrid>
      <w:tr w:rsidR="00D77A06" w:rsidRPr="00103BAB" w:rsidTr="00F06D2E">
        <w:tc>
          <w:tcPr>
            <w:tcW w:w="2376" w:type="dxa"/>
          </w:tcPr>
          <w:p w:rsidR="00D77A06" w:rsidRPr="00103BAB" w:rsidRDefault="002A700C" w:rsidP="00A66189">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63086B4E" wp14:editId="5509740A">
                  <wp:extent cx="1219200" cy="1720850"/>
                  <wp:effectExtent l="0" t="0" r="0" b="0"/>
                  <wp:docPr id="355" name="図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19200" cy="1720850"/>
                          </a:xfrm>
                          <a:prstGeom prst="rect">
                            <a:avLst/>
                          </a:prstGeom>
                        </pic:spPr>
                      </pic:pic>
                    </a:graphicData>
                  </a:graphic>
                </wp:inline>
              </w:drawing>
            </w:r>
          </w:p>
        </w:tc>
        <w:tc>
          <w:tcPr>
            <w:tcW w:w="1276" w:type="dxa"/>
          </w:tcPr>
          <w:p w:rsidR="00D77A06" w:rsidRPr="00103BAB" w:rsidRDefault="002A700C"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92" w:type="dxa"/>
          </w:tcPr>
          <w:p w:rsidR="00D77A06" w:rsidRPr="00103BAB" w:rsidRDefault="00D77A06" w:rsidP="00A66189">
            <w:pPr>
              <w:jc w:val="center"/>
              <w:rPr>
                <w:rFonts w:asciiTheme="majorEastAsia" w:eastAsiaTheme="majorEastAsia" w:hAnsiTheme="majorEastAsia"/>
              </w:rPr>
            </w:pPr>
          </w:p>
        </w:tc>
        <w:tc>
          <w:tcPr>
            <w:tcW w:w="3686" w:type="dxa"/>
          </w:tcPr>
          <w:p w:rsidR="00D77A06" w:rsidRPr="00103BAB" w:rsidRDefault="002A700C" w:rsidP="00A66189">
            <w:pPr>
              <w:rPr>
                <w:rFonts w:asciiTheme="majorEastAsia" w:eastAsiaTheme="majorEastAsia" w:hAnsiTheme="majorEastAsia"/>
              </w:rPr>
            </w:pPr>
            <w:r w:rsidRPr="00103BAB">
              <w:rPr>
                <w:rFonts w:asciiTheme="majorEastAsia" w:eastAsiaTheme="majorEastAsia" w:hAnsiTheme="majorEastAsia" w:hint="eastAsia"/>
              </w:rPr>
              <w:t>クリックしたら、クリックした「案件情報」詳細画面へ遷移する</w:t>
            </w:r>
          </w:p>
        </w:tc>
        <w:tc>
          <w:tcPr>
            <w:tcW w:w="2517" w:type="dxa"/>
          </w:tcPr>
          <w:p w:rsidR="00D77A06" w:rsidRPr="00103BAB" w:rsidRDefault="00D77A06" w:rsidP="00A66189">
            <w:pPr>
              <w:rPr>
                <w:rFonts w:asciiTheme="majorEastAsia" w:eastAsiaTheme="majorEastAsia" w:hAnsiTheme="majorEastAsia"/>
              </w:rPr>
            </w:pPr>
          </w:p>
        </w:tc>
      </w:tr>
    </w:tbl>
    <w:p w:rsidR="00A557CF" w:rsidRPr="00103BAB" w:rsidRDefault="00A557CF" w:rsidP="00A557CF">
      <w:pPr>
        <w:rPr>
          <w:rFonts w:asciiTheme="majorEastAsia" w:eastAsiaTheme="majorEastAsia" w:hAnsiTheme="majorEastAsia"/>
        </w:rPr>
      </w:pPr>
    </w:p>
    <w:p w:rsidR="00A557CF" w:rsidRPr="00103BAB" w:rsidRDefault="00A557CF" w:rsidP="005F2E1A">
      <w:pPr>
        <w:pStyle w:val="1"/>
        <w:numPr>
          <w:ilvl w:val="0"/>
          <w:numId w:val="8"/>
        </w:numPr>
        <w:rPr>
          <w:rFonts w:asciiTheme="majorEastAsia" w:hAnsiTheme="majorEastAsia"/>
        </w:rPr>
      </w:pPr>
      <w:bookmarkStart w:id="6" w:name="_Toc483178670"/>
      <w:r w:rsidRPr="00103BAB">
        <w:rPr>
          <w:rFonts w:asciiTheme="majorEastAsia" w:hAnsiTheme="majorEastAsia" w:hint="eastAsia"/>
        </w:rPr>
        <w:t>【No.4 経過案件一覧】</w:t>
      </w:r>
      <w:bookmarkEnd w:id="6"/>
    </w:p>
    <w:tbl>
      <w:tblPr>
        <w:tblStyle w:val="a7"/>
        <w:tblW w:w="0" w:type="auto"/>
        <w:tblLook w:val="04A0" w:firstRow="1" w:lastRow="0" w:firstColumn="1" w:lastColumn="0" w:noHBand="0" w:noVBand="1"/>
      </w:tblPr>
      <w:tblGrid>
        <w:gridCol w:w="2316"/>
        <w:gridCol w:w="1336"/>
        <w:gridCol w:w="992"/>
        <w:gridCol w:w="3686"/>
        <w:gridCol w:w="2517"/>
      </w:tblGrid>
      <w:tr w:rsidR="007F0112" w:rsidRPr="00103BAB" w:rsidTr="00F06D2E">
        <w:tc>
          <w:tcPr>
            <w:tcW w:w="231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66B58244" wp14:editId="5C53545A">
                  <wp:extent cx="1330037" cy="551064"/>
                  <wp:effectExtent l="0" t="0" r="3810"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33494" cy="552496"/>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リンク一覧</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クリックした条件にあった「案件一覧」画面へ遷移する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リスト条件はメンテ画面に追加又は編集することができる</w:t>
            </w:r>
          </w:p>
        </w:tc>
      </w:tr>
    </w:tbl>
    <w:p w:rsidR="00A557CF" w:rsidRPr="00103BAB" w:rsidRDefault="00A557CF" w:rsidP="00A557CF">
      <w:pPr>
        <w:rPr>
          <w:rFonts w:asciiTheme="majorEastAsia" w:eastAsiaTheme="majorEastAsia" w:hAnsiTheme="majorEastAsia"/>
        </w:rPr>
      </w:pPr>
    </w:p>
    <w:p w:rsidR="00702FDD" w:rsidRPr="00103BAB" w:rsidRDefault="00702FDD" w:rsidP="00702FDD">
      <w:pPr>
        <w:rPr>
          <w:rFonts w:asciiTheme="majorEastAsia" w:eastAsiaTheme="majorEastAsia" w:hAnsiTheme="majorEastAsia"/>
        </w:rPr>
      </w:pPr>
      <w:r w:rsidRPr="00103BAB">
        <w:rPr>
          <w:rFonts w:asciiTheme="majorEastAsia" w:eastAsiaTheme="majorEastAsia" w:hAnsiTheme="majorEastAsia" w:hint="eastAsia"/>
        </w:rPr>
        <w:t xml:space="preserve">【No.5 </w:t>
      </w:r>
      <w:r w:rsidR="00B607C3" w:rsidRPr="00103BAB">
        <w:rPr>
          <w:rFonts w:asciiTheme="majorEastAsia" w:eastAsiaTheme="majorEastAsia" w:hAnsiTheme="majorEastAsia" w:hint="eastAsia"/>
        </w:rPr>
        <w:t>案件情報</w:t>
      </w:r>
      <w:r w:rsidRPr="00103BAB">
        <w:rPr>
          <w:rFonts w:asciiTheme="majorEastAsia" w:eastAsiaTheme="majorEastAsia" w:hAnsiTheme="majorEastAsia" w:hint="eastAsia"/>
        </w:rPr>
        <w:t>】</w:t>
      </w:r>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03D7DEE2" wp14:editId="0B8E43F2">
                  <wp:extent cx="990600" cy="46355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90600" cy="463550"/>
                          </a:xfrm>
                          <a:prstGeom prst="rect">
                            <a:avLst/>
                          </a:prstGeom>
                        </pic:spPr>
                      </pic:pic>
                    </a:graphicData>
                  </a:graphic>
                </wp:inline>
              </w:drawing>
            </w:r>
          </w:p>
        </w:tc>
        <w:tc>
          <w:tcPr>
            <w:tcW w:w="12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B607C3">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「案件リスト」の１番目の「案件リスト」画面へ遷移する</w:t>
            </w:r>
          </w:p>
        </w:tc>
        <w:tc>
          <w:tcPr>
            <w:tcW w:w="2517" w:type="dxa"/>
          </w:tcPr>
          <w:p w:rsidR="007F0112" w:rsidRPr="00103BAB" w:rsidRDefault="007F0112" w:rsidP="002C39B1">
            <w:pPr>
              <w:rPr>
                <w:rFonts w:asciiTheme="majorEastAsia" w:eastAsiaTheme="majorEastAsia" w:hAnsiTheme="majorEastAsia"/>
              </w:rPr>
            </w:pPr>
          </w:p>
        </w:tc>
      </w:tr>
    </w:tbl>
    <w:p w:rsidR="00B607C3" w:rsidRPr="00103BAB" w:rsidRDefault="00B607C3"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7" w:name="_Toc483178671"/>
      <w:r w:rsidRPr="00103BAB">
        <w:rPr>
          <w:rFonts w:asciiTheme="majorEastAsia" w:hAnsiTheme="majorEastAsia" w:hint="eastAsia"/>
        </w:rPr>
        <w:lastRenderedPageBreak/>
        <w:t xml:space="preserve">【No.6 </w:t>
      </w:r>
      <w:r w:rsidR="00B607C3" w:rsidRPr="00103BAB">
        <w:rPr>
          <w:rFonts w:asciiTheme="majorEastAsia" w:hAnsiTheme="majorEastAsia" w:hint="eastAsia"/>
        </w:rPr>
        <w:t>スマート検索</w:t>
      </w:r>
      <w:r w:rsidRPr="00103BAB">
        <w:rPr>
          <w:rFonts w:asciiTheme="majorEastAsia" w:hAnsiTheme="majorEastAsia" w:hint="eastAsia"/>
        </w:rPr>
        <w:t>】</w:t>
      </w:r>
      <w:bookmarkEnd w:id="7"/>
    </w:p>
    <w:tbl>
      <w:tblPr>
        <w:tblStyle w:val="a7"/>
        <w:tblW w:w="0" w:type="auto"/>
        <w:tblLook w:val="04A0" w:firstRow="1" w:lastRow="0" w:firstColumn="1" w:lastColumn="0" w:noHBand="0" w:noVBand="1"/>
      </w:tblPr>
      <w:tblGrid>
        <w:gridCol w:w="2417"/>
        <w:gridCol w:w="1280"/>
        <w:gridCol w:w="947"/>
        <w:gridCol w:w="3686"/>
        <w:gridCol w:w="2517"/>
      </w:tblGrid>
      <w:tr w:rsidR="007F0112" w:rsidRPr="00103BAB" w:rsidTr="002C1465">
        <w:tc>
          <w:tcPr>
            <w:tcW w:w="2417"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6BD14519" wp14:editId="5654B409">
                  <wp:extent cx="1397000" cy="28575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97000" cy="285750"/>
                          </a:xfrm>
                          <a:prstGeom prst="rect">
                            <a:avLst/>
                          </a:prstGeom>
                        </pic:spPr>
                      </pic:pic>
                    </a:graphicData>
                  </a:graphic>
                </wp:inline>
              </w:drawing>
            </w:r>
          </w:p>
        </w:tc>
        <w:tc>
          <w:tcPr>
            <w:tcW w:w="1280"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47" w:type="dxa"/>
          </w:tcPr>
          <w:p w:rsidR="007F0112" w:rsidRPr="00103BAB" w:rsidRDefault="00C53907" w:rsidP="00C53907">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キーワードを入力し、Enterを押したら検索することができる</w:t>
            </w:r>
          </w:p>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入力した値で受付情報の中全てフィルードに部分一致した場合その受付情報がリストに返す</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2C1465">
        <w:tc>
          <w:tcPr>
            <w:tcW w:w="2417"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A8BA2F3" wp14:editId="29F70A69">
                  <wp:extent cx="1333500" cy="24765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33500" cy="247650"/>
                          </a:xfrm>
                          <a:prstGeom prst="rect">
                            <a:avLst/>
                          </a:prstGeom>
                        </pic:spPr>
                      </pic:pic>
                    </a:graphicData>
                  </a:graphic>
                </wp:inline>
              </w:drawing>
            </w:r>
          </w:p>
        </w:tc>
        <w:tc>
          <w:tcPr>
            <w:tcW w:w="1280"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hint="eastAsia"/>
                <w:lang w:val="vi-VN"/>
              </w:rPr>
              <w:t>テキスト</w:t>
            </w:r>
            <w:r w:rsidRPr="00103BAB">
              <w:rPr>
                <w:rFonts w:asciiTheme="majorEastAsia" w:eastAsiaTheme="majorEastAsia" w:hAnsiTheme="majorEastAsia" w:cs="Times New Roman" w:hint="eastAsia"/>
                <w:lang w:val="vi-VN"/>
              </w:rPr>
              <w:t>（例）</w:t>
            </w:r>
          </w:p>
        </w:tc>
        <w:tc>
          <w:tcPr>
            <w:tcW w:w="947"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キーワードは「半角スペース、全角スペース」で区切って１つ条件として検索することができる</w:t>
            </w:r>
          </w:p>
        </w:tc>
        <w:tc>
          <w:tcPr>
            <w:tcW w:w="2517" w:type="dxa"/>
          </w:tcPr>
          <w:p w:rsidR="007F0112" w:rsidRPr="00103BAB" w:rsidRDefault="007F0112" w:rsidP="002C39B1">
            <w:pPr>
              <w:rPr>
                <w:rFonts w:asciiTheme="majorEastAsia" w:eastAsiaTheme="majorEastAsia" w:hAnsiTheme="majorEastAsia"/>
              </w:rPr>
            </w:pPr>
          </w:p>
        </w:tc>
      </w:tr>
    </w:tbl>
    <w:p w:rsidR="00B607C3" w:rsidRPr="00103BAB" w:rsidRDefault="00B607C3"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lang w:val="vi-VN"/>
        </w:rPr>
      </w:pPr>
      <w:bookmarkStart w:id="8" w:name="_Toc483178672"/>
      <w:r w:rsidRPr="00103BAB">
        <w:rPr>
          <w:rFonts w:asciiTheme="majorEastAsia" w:hAnsiTheme="majorEastAsia" w:hint="eastAsia"/>
        </w:rPr>
        <w:t>【No.7 経過案件一覧】</w:t>
      </w:r>
      <w:bookmarkEnd w:id="8"/>
    </w:p>
    <w:tbl>
      <w:tblPr>
        <w:tblStyle w:val="a7"/>
        <w:tblW w:w="0" w:type="auto"/>
        <w:tblLook w:val="04A0" w:firstRow="1" w:lastRow="0" w:firstColumn="1" w:lastColumn="0" w:noHBand="0" w:noVBand="1"/>
      </w:tblPr>
      <w:tblGrid>
        <w:gridCol w:w="2381"/>
        <w:gridCol w:w="1309"/>
        <w:gridCol w:w="954"/>
        <w:gridCol w:w="3686"/>
        <w:gridCol w:w="2517"/>
      </w:tblGrid>
      <w:tr w:rsidR="007F0112" w:rsidRPr="00103BAB" w:rsidTr="00F06D2E">
        <w:tc>
          <w:tcPr>
            <w:tcW w:w="2381"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05573896" wp14:editId="7E228F2E">
                  <wp:extent cx="1368403" cy="511325"/>
                  <wp:effectExtent l="0" t="0" r="3810" b="31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68641" cy="511414"/>
                          </a:xfrm>
                          <a:prstGeom prst="rect">
                            <a:avLst/>
                          </a:prstGeom>
                        </pic:spPr>
                      </pic:pic>
                    </a:graphicData>
                  </a:graphic>
                </wp:inline>
              </w:drawing>
            </w:r>
          </w:p>
        </w:tc>
        <w:tc>
          <w:tcPr>
            <w:tcW w:w="1309" w:type="dxa"/>
          </w:tcPr>
          <w:p w:rsidR="00A26862" w:rsidRPr="00103BAB" w:rsidRDefault="00A26862" w:rsidP="00A26862">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「一致、又は」</w:t>
            </w:r>
          </w:p>
          <w:p w:rsidR="007F0112" w:rsidRPr="00103BAB" w:rsidRDefault="00A26862" w:rsidP="00A26862">
            <w:pPr>
              <w:rPr>
                <w:rFonts w:asciiTheme="majorEastAsia" w:eastAsiaTheme="majorEastAsia" w:hAnsiTheme="majorEastAsia"/>
                <w:lang w:val="vi-VN"/>
              </w:rPr>
            </w:pPr>
            <w:r w:rsidRPr="00103BAB">
              <w:rPr>
                <w:rFonts w:asciiTheme="majorEastAsia" w:eastAsiaTheme="majorEastAsia" w:hAnsiTheme="majorEastAsia" w:cs="Times New Roman" w:hint="eastAsia"/>
                <w:lang w:val="vi-VN"/>
              </w:rPr>
              <w:t>「AND、OR」</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A26862" w:rsidP="00A26862">
            <w:pPr>
              <w:rPr>
                <w:rFonts w:asciiTheme="majorEastAsia" w:eastAsiaTheme="majorEastAsia" w:hAnsiTheme="majorEastAsia"/>
              </w:rPr>
            </w:pPr>
            <w:r w:rsidRPr="00103BAB">
              <w:rPr>
                <w:rFonts w:asciiTheme="majorEastAsia" w:eastAsiaTheme="majorEastAsia" w:hAnsiTheme="majorEastAsia" w:hint="eastAsia"/>
              </w:rPr>
              <w:t>選択した「AND又はOR」条件で条件として検索する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EDBDCDD" wp14:editId="23B4B539">
                  <wp:extent cx="1371446" cy="511552"/>
                  <wp:effectExtent l="0" t="0" r="635" b="317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67" cy="511635"/>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条件リスト</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案件リストの内容は「案件リスト設定」新規又は編集する際に</w:t>
            </w:r>
            <w:r w:rsidR="00AA2FE4" w:rsidRPr="00103BAB">
              <w:rPr>
                <w:rFonts w:asciiTheme="majorEastAsia" w:eastAsiaTheme="majorEastAsia" w:hAnsiTheme="majorEastAsia" w:hint="eastAsia"/>
              </w:rPr>
              <w:t>「リストに表示する項目」で</w:t>
            </w:r>
            <w:r w:rsidRPr="00103BAB">
              <w:rPr>
                <w:rFonts w:asciiTheme="majorEastAsia" w:eastAsiaTheme="majorEastAsia" w:hAnsiTheme="majorEastAsia" w:hint="eastAsia"/>
              </w:rPr>
              <w:t>選択されたフィルードとする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「案件リスト設定」に参照</w:t>
            </w: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6990241" wp14:editId="16F85A72">
                  <wp:extent cx="1368403" cy="504659"/>
                  <wp:effectExtent l="0" t="0" r="381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69990" cy="505244"/>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「一致、又は」</w:t>
            </w:r>
          </w:p>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「AND、OR」</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3C7B5E" w:rsidP="003C7B5E">
            <w:pPr>
              <w:rPr>
                <w:rFonts w:asciiTheme="majorEastAsia" w:eastAsiaTheme="majorEastAsia" w:hAnsiTheme="majorEastAsia"/>
              </w:rPr>
            </w:pPr>
            <w:r w:rsidRPr="00103BAB">
              <w:rPr>
                <w:rFonts w:asciiTheme="majorEastAsia" w:eastAsiaTheme="majorEastAsia" w:hAnsiTheme="majorEastAsia" w:hint="eastAsia"/>
              </w:rPr>
              <w:t>選択した「AND又はOR」</w:t>
            </w:r>
            <w:r w:rsidR="007F0112" w:rsidRPr="00103BAB">
              <w:rPr>
                <w:rFonts w:asciiTheme="majorEastAsia" w:eastAsiaTheme="majorEastAsia" w:hAnsiTheme="majorEastAsia" w:hint="eastAsia"/>
              </w:rPr>
              <w:t>条件で</w:t>
            </w:r>
            <w:r w:rsidRPr="00103BAB">
              <w:rPr>
                <w:rFonts w:asciiTheme="majorEastAsia" w:eastAsiaTheme="majorEastAsia" w:hAnsiTheme="majorEastAsia" w:hint="eastAsia"/>
              </w:rPr>
              <w:t>グループ条件として</w:t>
            </w:r>
            <w:r w:rsidR="007F0112" w:rsidRPr="00103BAB">
              <w:rPr>
                <w:rFonts w:asciiTheme="majorEastAsia" w:eastAsiaTheme="majorEastAsia" w:hAnsiTheme="majorEastAsia" w:hint="eastAsia"/>
              </w:rPr>
              <w:t>検索する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755520" behindDoc="0" locked="0" layoutInCell="1" allowOverlap="1" wp14:anchorId="50B2914B" wp14:editId="6D7CC7D4">
                      <wp:simplePos x="0" y="0"/>
                      <wp:positionH relativeFrom="column">
                        <wp:posOffset>874439</wp:posOffset>
                      </wp:positionH>
                      <wp:positionV relativeFrom="paragraph">
                        <wp:posOffset>102870</wp:posOffset>
                      </wp:positionV>
                      <wp:extent cx="485775" cy="485775"/>
                      <wp:effectExtent l="0" t="0" r="0" b="0"/>
                      <wp:wrapNone/>
                      <wp:docPr id="58" name="七角形 5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61811">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58" o:spid="_x0000_s1048" style="position:absolute;left:0;text-align:left;margin-left:68.85pt;margin-top:8.1pt;width:38.25pt;height:3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mfqnAIAAHQ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61811">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noProof/>
              </w:rPr>
              <w:drawing>
                <wp:inline distT="0" distB="0" distL="0" distR="0" wp14:anchorId="670B0B32" wp14:editId="2DB96EAF">
                  <wp:extent cx="1368403" cy="505293"/>
                  <wp:effectExtent l="0" t="0" r="381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9406" cy="505663"/>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「＋」No.1ボタンをクリックしたら、新しく検索条件を追加される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756544" behindDoc="0" locked="0" layoutInCell="1" allowOverlap="1" wp14:anchorId="3DD7EA2B" wp14:editId="1F3F4F1C">
                      <wp:simplePos x="0" y="0"/>
                      <wp:positionH relativeFrom="column">
                        <wp:posOffset>969010</wp:posOffset>
                      </wp:positionH>
                      <wp:positionV relativeFrom="paragraph">
                        <wp:posOffset>533444</wp:posOffset>
                      </wp:positionV>
                      <wp:extent cx="485775" cy="485775"/>
                      <wp:effectExtent l="0" t="0" r="0" b="0"/>
                      <wp:wrapNone/>
                      <wp:docPr id="64" name="七角形 6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3332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64" o:spid="_x0000_s1049" style="position:absolute;left:0;text-align:left;margin-left:76.3pt;margin-top:42pt;width:38.25pt;height:38.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SfnQIAAHQ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3332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754496" behindDoc="0" locked="0" layoutInCell="1" allowOverlap="1" wp14:anchorId="5ACAB6B1" wp14:editId="2DCF961E">
                      <wp:simplePos x="0" y="0"/>
                      <wp:positionH relativeFrom="column">
                        <wp:posOffset>1071924</wp:posOffset>
                      </wp:positionH>
                      <wp:positionV relativeFrom="paragraph">
                        <wp:posOffset>227965</wp:posOffset>
                      </wp:positionV>
                      <wp:extent cx="485775" cy="485775"/>
                      <wp:effectExtent l="0" t="0" r="0" b="0"/>
                      <wp:wrapNone/>
                      <wp:docPr id="54" name="七角形 5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61811">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54" o:spid="_x0000_s1050" style="position:absolute;left:0;text-align:left;margin-left:84.4pt;margin-top:17.95pt;width:38.25pt;height:38.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bamwIAAHQ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61811">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0FBED35E" wp14:editId="26BF8827">
                  <wp:extent cx="1374798" cy="513419"/>
                  <wp:effectExtent l="0" t="0" r="0" b="127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00361" cy="522966"/>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8450C8">
            <w:pPr>
              <w:rPr>
                <w:rFonts w:asciiTheme="majorEastAsia" w:eastAsiaTheme="majorEastAsia" w:hAnsiTheme="majorEastAsia"/>
              </w:rPr>
            </w:pPr>
            <w:r w:rsidRPr="00103BAB">
              <w:rPr>
                <w:rFonts w:asciiTheme="majorEastAsia" w:eastAsiaTheme="majorEastAsia" w:hAnsiTheme="majorEastAsia" w:hint="eastAsia"/>
              </w:rPr>
              <w:t>「＋」No.2ボタンをクリックしたら、新しく検索</w:t>
            </w:r>
            <w:r w:rsidR="008450C8" w:rsidRPr="00103BAB">
              <w:rPr>
                <w:rFonts w:asciiTheme="majorEastAsia" w:eastAsiaTheme="majorEastAsia" w:hAnsiTheme="majorEastAsia" w:hint="eastAsia"/>
              </w:rPr>
              <w:t>グループ</w:t>
            </w:r>
            <w:r w:rsidRPr="00103BAB">
              <w:rPr>
                <w:rFonts w:asciiTheme="majorEastAsia" w:eastAsiaTheme="majorEastAsia" w:hAnsiTheme="majorEastAsia" w:hint="eastAsia"/>
              </w:rPr>
              <w:t>条件を追加される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1CD71331" wp14:editId="0207FC2C">
                  <wp:extent cx="1368403" cy="505293"/>
                  <wp:effectExtent l="0" t="0" r="3810" b="952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9406" cy="505663"/>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」No.1ボタンをクリックしたら、新しく検索条件を</w:t>
            </w:r>
            <w:r w:rsidR="008450C8" w:rsidRPr="00103BAB">
              <w:rPr>
                <w:rFonts w:asciiTheme="majorEastAsia" w:eastAsiaTheme="majorEastAsia" w:hAnsiTheme="majorEastAsia" w:hint="eastAsia"/>
              </w:rPr>
              <w:t>削除</w:t>
            </w:r>
            <w:r w:rsidRPr="00103BAB">
              <w:rPr>
                <w:rFonts w:asciiTheme="majorEastAsia" w:eastAsiaTheme="majorEastAsia" w:hAnsiTheme="majorEastAsia" w:hint="eastAsia"/>
              </w:rPr>
              <w:t>される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757568" behindDoc="0" locked="0" layoutInCell="1" allowOverlap="1" wp14:anchorId="0761CE66" wp14:editId="4E37CB30">
                      <wp:simplePos x="0" y="0"/>
                      <wp:positionH relativeFrom="column">
                        <wp:posOffset>984885</wp:posOffset>
                      </wp:positionH>
                      <wp:positionV relativeFrom="paragraph">
                        <wp:posOffset>221571</wp:posOffset>
                      </wp:positionV>
                      <wp:extent cx="485775" cy="485775"/>
                      <wp:effectExtent l="0" t="0" r="0" b="0"/>
                      <wp:wrapNone/>
                      <wp:docPr id="65" name="七角形 6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3332A">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65A9E72A" wp14:editId="421626BA">
                                        <wp:extent cx="180975" cy="180975"/>
                                        <wp:effectExtent l="0" t="0" r="0" b="0"/>
                                        <wp:docPr id="367" name="図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65" o:spid="_x0000_s1051" style="position:absolute;left:0;text-align:left;margin-left:77.55pt;margin-top:17.45pt;width:38.25pt;height:3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zcmwIAAHQ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3332A">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65A9E72A" wp14:editId="421626BA">
                                  <wp:extent cx="180975" cy="180975"/>
                                  <wp:effectExtent l="0" t="0" r="0" b="0"/>
                                  <wp:docPr id="367" name="図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v:textbox>
                    </v:shape>
                  </w:pict>
                </mc:Fallback>
              </mc:AlternateContent>
            </w:r>
            <w:r w:rsidRPr="00103BAB">
              <w:rPr>
                <w:rFonts w:asciiTheme="majorEastAsia" w:eastAsiaTheme="majorEastAsia" w:hAnsiTheme="majorEastAsia"/>
                <w:noProof/>
              </w:rPr>
              <w:drawing>
                <wp:inline distT="0" distB="0" distL="0" distR="0" wp14:anchorId="4D7AE0BF" wp14:editId="7E0CD4A7">
                  <wp:extent cx="1374798" cy="513419"/>
                  <wp:effectExtent l="0" t="0" r="0" b="127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00361" cy="522966"/>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8450C8">
            <w:pPr>
              <w:rPr>
                <w:rFonts w:asciiTheme="majorEastAsia" w:eastAsiaTheme="majorEastAsia" w:hAnsiTheme="majorEastAsia"/>
              </w:rPr>
            </w:pP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」No.2ボタンをクリックしたら、新しく検索</w:t>
            </w:r>
            <w:r w:rsidR="008450C8" w:rsidRPr="00103BAB">
              <w:rPr>
                <w:rFonts w:asciiTheme="majorEastAsia" w:eastAsiaTheme="majorEastAsia" w:hAnsiTheme="majorEastAsia" w:hint="eastAsia"/>
              </w:rPr>
              <w:t>グループ</w:t>
            </w:r>
            <w:r w:rsidRPr="00103BAB">
              <w:rPr>
                <w:rFonts w:asciiTheme="majorEastAsia" w:eastAsiaTheme="majorEastAsia" w:hAnsiTheme="majorEastAsia" w:hint="eastAsia"/>
              </w:rPr>
              <w:t>条件を</w:t>
            </w:r>
            <w:r w:rsidR="008450C8" w:rsidRPr="00103BAB">
              <w:rPr>
                <w:rFonts w:asciiTheme="majorEastAsia" w:eastAsiaTheme="majorEastAsia" w:hAnsiTheme="majorEastAsia" w:hint="eastAsia"/>
              </w:rPr>
              <w:t>削除</w:t>
            </w:r>
            <w:r w:rsidRPr="00103BAB">
              <w:rPr>
                <w:rFonts w:asciiTheme="majorEastAsia" w:eastAsiaTheme="majorEastAsia" w:hAnsiTheme="majorEastAsia" w:hint="eastAsia"/>
              </w:rPr>
              <w:t>される</w:t>
            </w:r>
          </w:p>
        </w:tc>
        <w:tc>
          <w:tcPr>
            <w:tcW w:w="2517" w:type="dxa"/>
          </w:tcPr>
          <w:p w:rsidR="007F0112" w:rsidRPr="00103BAB" w:rsidRDefault="007F0112" w:rsidP="002C39B1">
            <w:pPr>
              <w:rPr>
                <w:rFonts w:asciiTheme="majorEastAsia" w:eastAsiaTheme="majorEastAsia" w:hAnsiTheme="majorEastAsia"/>
              </w:rPr>
            </w:pPr>
          </w:p>
        </w:tc>
      </w:tr>
    </w:tbl>
    <w:p w:rsidR="00D66B12" w:rsidRPr="00103BAB" w:rsidRDefault="00D66B12"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lang w:val="vi-VN"/>
        </w:rPr>
      </w:pPr>
      <w:bookmarkStart w:id="9" w:name="_Toc483178673"/>
      <w:r w:rsidRPr="00103BAB">
        <w:rPr>
          <w:rFonts w:asciiTheme="majorEastAsia" w:hAnsiTheme="majorEastAsia" w:hint="eastAsia"/>
        </w:rPr>
        <w:t xml:space="preserve">【No.8 </w:t>
      </w:r>
      <w:r w:rsidR="00C531E3" w:rsidRPr="00103BAB">
        <w:rPr>
          <w:rFonts w:asciiTheme="majorEastAsia" w:hAnsiTheme="majorEastAsia" w:hint="eastAsia"/>
        </w:rPr>
        <w:t>新規ボタン</w:t>
      </w:r>
      <w:r w:rsidRPr="00103BAB">
        <w:rPr>
          <w:rFonts w:asciiTheme="majorEastAsia" w:hAnsiTheme="majorEastAsia" w:hint="eastAsia"/>
        </w:rPr>
        <w:t>】</w:t>
      </w:r>
      <w:bookmarkEnd w:id="9"/>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D46FFA1" wp14:editId="37C9B228">
                  <wp:extent cx="603250" cy="247650"/>
                  <wp:effectExtent l="0" t="0" r="635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3250" cy="247650"/>
                          </a:xfrm>
                          <a:prstGeom prst="rect">
                            <a:avLst/>
                          </a:prstGeom>
                        </pic:spPr>
                      </pic:pic>
                    </a:graphicData>
                  </a:graphic>
                </wp:inline>
              </w:drawing>
            </w:r>
          </w:p>
        </w:tc>
        <w:tc>
          <w:tcPr>
            <w:tcW w:w="12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新規ボタン</w:t>
            </w:r>
          </w:p>
        </w:tc>
        <w:tc>
          <w:tcPr>
            <w:tcW w:w="992" w:type="dxa"/>
          </w:tcPr>
          <w:p w:rsidR="007F0112" w:rsidRPr="00103BAB" w:rsidRDefault="007F0112" w:rsidP="00FF5F42">
            <w:pPr>
              <w:rPr>
                <w:rFonts w:asciiTheme="majorEastAsia" w:eastAsiaTheme="majorEastAsia" w:hAnsiTheme="majorEastAsia"/>
              </w:rPr>
            </w:pPr>
          </w:p>
        </w:tc>
        <w:tc>
          <w:tcPr>
            <w:tcW w:w="3686" w:type="dxa"/>
          </w:tcPr>
          <w:p w:rsidR="007F0112" w:rsidRPr="00103BAB" w:rsidRDefault="002A700C" w:rsidP="00FF5F42">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「新規」画面へ遷移する</w:t>
            </w:r>
          </w:p>
        </w:tc>
        <w:tc>
          <w:tcPr>
            <w:tcW w:w="2517" w:type="dxa"/>
          </w:tcPr>
          <w:p w:rsidR="007F0112" w:rsidRPr="00103BAB" w:rsidRDefault="007F0112" w:rsidP="002C39B1">
            <w:pPr>
              <w:rPr>
                <w:rFonts w:asciiTheme="majorEastAsia" w:eastAsiaTheme="majorEastAsia" w:hAnsiTheme="majorEastAsia"/>
              </w:rPr>
            </w:pPr>
          </w:p>
        </w:tc>
      </w:tr>
    </w:tbl>
    <w:p w:rsidR="00FF5F42" w:rsidRPr="00103BAB" w:rsidRDefault="00FF5F42"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0" w:name="_Toc483178674"/>
      <w:r w:rsidRPr="00103BAB">
        <w:rPr>
          <w:rFonts w:asciiTheme="majorEastAsia" w:hAnsiTheme="majorEastAsia" w:hint="eastAsia"/>
        </w:rPr>
        <w:lastRenderedPageBreak/>
        <w:t xml:space="preserve">【No.9 </w:t>
      </w:r>
      <w:r w:rsidR="00C531E3" w:rsidRPr="00103BAB">
        <w:rPr>
          <w:rFonts w:asciiTheme="majorEastAsia" w:hAnsiTheme="majorEastAsia" w:hint="eastAsia"/>
          <w:lang w:val="vi-VN"/>
        </w:rPr>
        <w:t>エクスポートボタン</w:t>
      </w:r>
      <w:r w:rsidRPr="00103BAB">
        <w:rPr>
          <w:rFonts w:asciiTheme="majorEastAsia" w:hAnsiTheme="majorEastAsia" w:hint="eastAsia"/>
        </w:rPr>
        <w:t>】</w:t>
      </w:r>
      <w:bookmarkEnd w:id="10"/>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FC48D3C" wp14:editId="426B156E">
                  <wp:extent cx="1060450" cy="260350"/>
                  <wp:effectExtent l="0" t="0" r="6350" b="635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60450" cy="260350"/>
                          </a:xfrm>
                          <a:prstGeom prst="rect">
                            <a:avLst/>
                          </a:prstGeom>
                        </pic:spPr>
                      </pic:pic>
                    </a:graphicData>
                  </a:graphic>
                </wp:inline>
              </w:drawing>
            </w:r>
          </w:p>
        </w:tc>
        <w:tc>
          <w:tcPr>
            <w:tcW w:w="12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エクスポートボタン</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現在表示されている案件リストのデータをダウンロードする</w:t>
            </w:r>
          </w:p>
        </w:tc>
        <w:tc>
          <w:tcPr>
            <w:tcW w:w="2517" w:type="dxa"/>
          </w:tcPr>
          <w:p w:rsidR="007F0112" w:rsidRPr="00103BAB" w:rsidRDefault="007F0112" w:rsidP="002C39B1">
            <w:pPr>
              <w:rPr>
                <w:rFonts w:asciiTheme="majorEastAsia" w:eastAsiaTheme="majorEastAsia" w:hAnsiTheme="majorEastAsia"/>
              </w:rPr>
            </w:pPr>
          </w:p>
        </w:tc>
      </w:tr>
    </w:tbl>
    <w:p w:rsidR="000200AC" w:rsidRPr="00103BAB" w:rsidRDefault="000200AC"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1" w:name="_Toc483178675"/>
      <w:r w:rsidRPr="00103BAB">
        <w:rPr>
          <w:rFonts w:asciiTheme="majorEastAsia" w:hAnsiTheme="majorEastAsia" w:hint="eastAsia"/>
        </w:rPr>
        <w:t xml:space="preserve">【No.10 </w:t>
      </w:r>
      <w:r w:rsidR="00C531E3" w:rsidRPr="00103BAB">
        <w:rPr>
          <w:rFonts w:asciiTheme="majorEastAsia" w:hAnsiTheme="majorEastAsia" w:hint="eastAsia"/>
        </w:rPr>
        <w:t>検索ボタン</w:t>
      </w:r>
      <w:r w:rsidRPr="00103BAB">
        <w:rPr>
          <w:rFonts w:asciiTheme="majorEastAsia" w:hAnsiTheme="majorEastAsia" w:hint="eastAsia"/>
        </w:rPr>
        <w:t>】</w:t>
      </w:r>
      <w:bookmarkEnd w:id="11"/>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2122069D" wp14:editId="31646CDC">
                  <wp:extent cx="609600" cy="279400"/>
                  <wp:effectExtent l="0" t="0" r="0" b="635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600" cy="279400"/>
                          </a:xfrm>
                          <a:prstGeom prst="rect">
                            <a:avLst/>
                          </a:prstGeom>
                        </pic:spPr>
                      </pic:pic>
                    </a:graphicData>
                  </a:graphic>
                </wp:inline>
              </w:drawing>
            </w:r>
          </w:p>
        </w:tc>
        <w:tc>
          <w:tcPr>
            <w:tcW w:w="12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検索ボタン</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No.6に入力した条件で検索をする</w:t>
            </w:r>
          </w:p>
        </w:tc>
        <w:tc>
          <w:tcPr>
            <w:tcW w:w="2517" w:type="dxa"/>
          </w:tcPr>
          <w:p w:rsidR="007F0112" w:rsidRPr="00103BAB" w:rsidRDefault="007F0112" w:rsidP="002C39B1">
            <w:pPr>
              <w:rPr>
                <w:rFonts w:asciiTheme="majorEastAsia" w:eastAsiaTheme="majorEastAsia" w:hAnsiTheme="majorEastAsia"/>
              </w:rPr>
            </w:pPr>
          </w:p>
        </w:tc>
      </w:tr>
    </w:tbl>
    <w:p w:rsidR="00880F41" w:rsidRPr="00103BAB" w:rsidRDefault="00880F41" w:rsidP="00702FDD">
      <w:pPr>
        <w:rPr>
          <w:rFonts w:asciiTheme="majorEastAsia" w:eastAsiaTheme="majorEastAsia" w:hAnsiTheme="majorEastAsia"/>
          <w:lang w:val="vi-VN"/>
        </w:rPr>
      </w:pPr>
    </w:p>
    <w:p w:rsidR="00702FDD" w:rsidRPr="00103BAB" w:rsidRDefault="00702FDD" w:rsidP="005F2E1A">
      <w:pPr>
        <w:pStyle w:val="1"/>
        <w:numPr>
          <w:ilvl w:val="0"/>
          <w:numId w:val="8"/>
        </w:numPr>
        <w:rPr>
          <w:rFonts w:asciiTheme="majorEastAsia" w:hAnsiTheme="majorEastAsia"/>
        </w:rPr>
      </w:pPr>
      <w:bookmarkStart w:id="12" w:name="_Toc483178676"/>
      <w:r w:rsidRPr="00103BAB">
        <w:rPr>
          <w:rFonts w:asciiTheme="majorEastAsia" w:hAnsiTheme="majorEastAsia" w:hint="eastAsia"/>
        </w:rPr>
        <w:t xml:space="preserve">【No.11 </w:t>
      </w:r>
      <w:r w:rsidR="002C39B1" w:rsidRPr="00103BAB">
        <w:rPr>
          <w:rFonts w:asciiTheme="majorEastAsia" w:hAnsiTheme="majorEastAsia" w:hint="eastAsia"/>
        </w:rPr>
        <w:t>リストHeader</w:t>
      </w:r>
      <w:r w:rsidRPr="00103BAB">
        <w:rPr>
          <w:rFonts w:asciiTheme="majorEastAsia" w:hAnsiTheme="majorEastAsia" w:hint="eastAsia"/>
        </w:rPr>
        <w:t>】</w:t>
      </w:r>
      <w:bookmarkEnd w:id="12"/>
    </w:p>
    <w:tbl>
      <w:tblPr>
        <w:tblStyle w:val="a7"/>
        <w:tblW w:w="0" w:type="auto"/>
        <w:tblLook w:val="04A0" w:firstRow="1" w:lastRow="0" w:firstColumn="1" w:lastColumn="0" w:noHBand="0" w:noVBand="1"/>
      </w:tblPr>
      <w:tblGrid>
        <w:gridCol w:w="1370"/>
        <w:gridCol w:w="2570"/>
        <w:gridCol w:w="1272"/>
        <w:gridCol w:w="4031"/>
        <w:gridCol w:w="1604"/>
      </w:tblGrid>
      <w:tr w:rsidR="007F0112" w:rsidRPr="00103BAB" w:rsidTr="007F0112">
        <w:tc>
          <w:tcPr>
            <w:tcW w:w="10847" w:type="dxa"/>
            <w:gridSpan w:val="5"/>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74B0F3C2" wp14:editId="43845063">
                  <wp:extent cx="6761230" cy="338903"/>
                  <wp:effectExtent l="0" t="0" r="0" b="444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760052" cy="338844"/>
                          </a:xfrm>
                          <a:prstGeom prst="rect">
                            <a:avLst/>
                          </a:prstGeom>
                        </pic:spPr>
                      </pic:pic>
                    </a:graphicData>
                  </a:graphic>
                </wp:inline>
              </w:drawing>
            </w:r>
          </w:p>
        </w:tc>
      </w:tr>
      <w:tr w:rsidR="007F0112" w:rsidRPr="00103BAB" w:rsidTr="007F0112">
        <w:tc>
          <w:tcPr>
            <w:tcW w:w="1419" w:type="dxa"/>
          </w:tcPr>
          <w:p w:rsidR="007F0112" w:rsidRPr="00103BAB" w:rsidRDefault="007F0112" w:rsidP="002C39B1">
            <w:pPr>
              <w:rPr>
                <w:rFonts w:asciiTheme="majorEastAsia" w:eastAsiaTheme="majorEastAsia" w:hAnsiTheme="majorEastAsia"/>
                <w:noProof/>
                <w:lang w:val="vi-VN"/>
              </w:rPr>
            </w:pPr>
          </w:p>
        </w:tc>
        <w:tc>
          <w:tcPr>
            <w:tcW w:w="2233"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noProof/>
                <w:lang w:val="vi-VN"/>
              </w:rPr>
              <w:t>リストHeader</w:t>
            </w:r>
          </w:p>
        </w:tc>
        <w:tc>
          <w:tcPr>
            <w:tcW w:w="1302" w:type="dxa"/>
          </w:tcPr>
          <w:p w:rsidR="007F0112" w:rsidRPr="00103BAB" w:rsidRDefault="007F0112" w:rsidP="002C39B1">
            <w:pPr>
              <w:rPr>
                <w:rFonts w:asciiTheme="majorEastAsia" w:eastAsiaTheme="majorEastAsia" w:hAnsiTheme="majorEastAsia"/>
              </w:rPr>
            </w:pPr>
          </w:p>
        </w:tc>
        <w:tc>
          <w:tcPr>
            <w:tcW w:w="4194"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「案件リスト設定」新規又は編集するとき選択したフィルードのみ表示する</w:t>
            </w:r>
          </w:p>
        </w:tc>
        <w:tc>
          <w:tcPr>
            <w:tcW w:w="1699" w:type="dxa"/>
          </w:tcPr>
          <w:p w:rsidR="007F0112" w:rsidRPr="00103BAB" w:rsidRDefault="007F0112" w:rsidP="002C39B1">
            <w:pPr>
              <w:rPr>
                <w:rFonts w:asciiTheme="majorEastAsia" w:eastAsiaTheme="majorEastAsia" w:hAnsiTheme="majorEastAsia"/>
              </w:rPr>
            </w:pPr>
          </w:p>
        </w:tc>
      </w:tr>
    </w:tbl>
    <w:p w:rsidR="002C39B1" w:rsidRPr="00103BAB" w:rsidRDefault="002C39B1"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3" w:name="_Toc483178677"/>
      <w:r w:rsidRPr="00103BAB">
        <w:rPr>
          <w:rFonts w:asciiTheme="majorEastAsia" w:hAnsiTheme="majorEastAsia" w:hint="eastAsia"/>
        </w:rPr>
        <w:t xml:space="preserve">【No.12 </w:t>
      </w:r>
      <w:r w:rsidR="002C39B1" w:rsidRPr="00103BAB">
        <w:rPr>
          <w:rFonts w:asciiTheme="majorEastAsia" w:hAnsiTheme="majorEastAsia" w:hint="eastAsia"/>
        </w:rPr>
        <w:t>リンク</w:t>
      </w:r>
      <w:r w:rsidRPr="00103BAB">
        <w:rPr>
          <w:rFonts w:asciiTheme="majorEastAsia" w:hAnsiTheme="majorEastAsia" w:hint="eastAsia"/>
        </w:rPr>
        <w:t>】</w:t>
      </w:r>
      <w:bookmarkEnd w:id="13"/>
    </w:p>
    <w:tbl>
      <w:tblPr>
        <w:tblStyle w:val="a7"/>
        <w:tblW w:w="0" w:type="auto"/>
        <w:tblLook w:val="04A0" w:firstRow="1" w:lastRow="0" w:firstColumn="1" w:lastColumn="0" w:noHBand="0" w:noVBand="1"/>
      </w:tblPr>
      <w:tblGrid>
        <w:gridCol w:w="2293"/>
        <w:gridCol w:w="1359"/>
        <w:gridCol w:w="992"/>
        <w:gridCol w:w="3686"/>
        <w:gridCol w:w="2517"/>
      </w:tblGrid>
      <w:tr w:rsidR="007F0112" w:rsidRPr="00103BAB" w:rsidTr="00F06D2E">
        <w:tc>
          <w:tcPr>
            <w:tcW w:w="2293"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60CC9FE" wp14:editId="73AE01EB">
                  <wp:extent cx="1290912" cy="390059"/>
                  <wp:effectExtent l="0" t="0" r="508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97392" cy="392017"/>
                          </a:xfrm>
                          <a:prstGeom prst="rect">
                            <a:avLst/>
                          </a:prstGeom>
                        </pic:spPr>
                      </pic:pic>
                    </a:graphicData>
                  </a:graphic>
                </wp:inline>
              </w:drawing>
            </w:r>
          </w:p>
        </w:tc>
        <w:tc>
          <w:tcPr>
            <w:tcW w:w="1359"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リンク</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「案件情報」詳細画面へ遷移する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「案件リスト設定」新規又は編集するとき選択した1番目のフィルードにリンクを張る</w:t>
            </w:r>
          </w:p>
        </w:tc>
      </w:tr>
    </w:tbl>
    <w:p w:rsidR="002C39B1" w:rsidRPr="00103BAB" w:rsidRDefault="002C39B1"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4" w:name="_Toc483178678"/>
      <w:r w:rsidRPr="00103BAB">
        <w:rPr>
          <w:rFonts w:asciiTheme="majorEastAsia" w:hAnsiTheme="majorEastAsia" w:hint="eastAsia"/>
        </w:rPr>
        <w:t xml:space="preserve">【No.13 </w:t>
      </w:r>
      <w:r w:rsidR="002C39B1" w:rsidRPr="00103BAB">
        <w:rPr>
          <w:rFonts w:asciiTheme="majorEastAsia" w:hAnsiTheme="majorEastAsia" w:hint="eastAsia"/>
        </w:rPr>
        <w:t>ペンマーク</w:t>
      </w:r>
      <w:r w:rsidRPr="00103BAB">
        <w:rPr>
          <w:rFonts w:asciiTheme="majorEastAsia" w:hAnsiTheme="majorEastAsia" w:hint="eastAsia"/>
        </w:rPr>
        <w:t>】</w:t>
      </w:r>
      <w:bookmarkEnd w:id="14"/>
    </w:p>
    <w:tbl>
      <w:tblPr>
        <w:tblStyle w:val="a7"/>
        <w:tblW w:w="0" w:type="auto"/>
        <w:tblLook w:val="04A0" w:firstRow="1" w:lastRow="0" w:firstColumn="1" w:lastColumn="0" w:noHBand="0" w:noVBand="1"/>
      </w:tblPr>
      <w:tblGrid>
        <w:gridCol w:w="2294"/>
        <w:gridCol w:w="1358"/>
        <w:gridCol w:w="992"/>
        <w:gridCol w:w="3686"/>
        <w:gridCol w:w="2517"/>
      </w:tblGrid>
      <w:tr w:rsidR="007F0112" w:rsidRPr="00103BAB" w:rsidTr="00F06D2E">
        <w:tc>
          <w:tcPr>
            <w:tcW w:w="2294"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758C7CBE" wp14:editId="299A8647">
                  <wp:extent cx="1290912" cy="390059"/>
                  <wp:effectExtent l="0" t="0" r="508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97392" cy="392017"/>
                          </a:xfrm>
                          <a:prstGeom prst="rect">
                            <a:avLst/>
                          </a:prstGeom>
                        </pic:spPr>
                      </pic:pic>
                    </a:graphicData>
                  </a:graphic>
                </wp:inline>
              </w:drawing>
            </w:r>
          </w:p>
        </w:tc>
        <w:tc>
          <w:tcPr>
            <w:tcW w:w="1358"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ペンマーク</w:t>
            </w:r>
          </w:p>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リンク</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「案件情報」編集画面へ遷移する</w:t>
            </w:r>
          </w:p>
        </w:tc>
        <w:tc>
          <w:tcPr>
            <w:tcW w:w="2517" w:type="dxa"/>
          </w:tcPr>
          <w:p w:rsidR="007F0112" w:rsidRPr="00103BAB" w:rsidRDefault="007F0112" w:rsidP="002C39B1">
            <w:pPr>
              <w:rPr>
                <w:rFonts w:asciiTheme="majorEastAsia" w:eastAsiaTheme="majorEastAsia" w:hAnsiTheme="majorEastAsia"/>
              </w:rPr>
            </w:pPr>
          </w:p>
        </w:tc>
      </w:tr>
    </w:tbl>
    <w:p w:rsidR="002C39B1" w:rsidRPr="00103BAB" w:rsidRDefault="002C39B1"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5" w:name="_Toc483178679"/>
      <w:r w:rsidRPr="00103BAB">
        <w:rPr>
          <w:rFonts w:asciiTheme="majorEastAsia" w:hAnsiTheme="majorEastAsia" w:hint="eastAsia"/>
        </w:rPr>
        <w:t xml:space="preserve">【No.14 </w:t>
      </w:r>
      <w:r w:rsidR="002C39B1" w:rsidRPr="00103BAB">
        <w:rPr>
          <w:rFonts w:asciiTheme="majorEastAsia" w:hAnsiTheme="majorEastAsia" w:hint="eastAsia"/>
        </w:rPr>
        <w:t>丸マーク</w:t>
      </w:r>
      <w:r w:rsidRPr="00103BAB">
        <w:rPr>
          <w:rFonts w:asciiTheme="majorEastAsia" w:hAnsiTheme="majorEastAsia" w:hint="eastAsia"/>
        </w:rPr>
        <w:t>】</w:t>
      </w:r>
      <w:bookmarkEnd w:id="15"/>
    </w:p>
    <w:tbl>
      <w:tblPr>
        <w:tblStyle w:val="a7"/>
        <w:tblW w:w="0" w:type="auto"/>
        <w:tblLook w:val="04A0" w:firstRow="1" w:lastRow="0" w:firstColumn="1" w:lastColumn="0" w:noHBand="0" w:noVBand="1"/>
      </w:tblPr>
      <w:tblGrid>
        <w:gridCol w:w="2294"/>
        <w:gridCol w:w="1358"/>
        <w:gridCol w:w="992"/>
        <w:gridCol w:w="3686"/>
        <w:gridCol w:w="2517"/>
      </w:tblGrid>
      <w:tr w:rsidR="007F0112" w:rsidRPr="00103BAB" w:rsidTr="00F06D2E">
        <w:tc>
          <w:tcPr>
            <w:tcW w:w="2294"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281E1202" wp14:editId="24A5A3C1">
                  <wp:extent cx="1290912" cy="390059"/>
                  <wp:effectExtent l="0" t="0" r="508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97392" cy="392017"/>
                          </a:xfrm>
                          <a:prstGeom prst="rect">
                            <a:avLst/>
                          </a:prstGeom>
                        </pic:spPr>
                      </pic:pic>
                    </a:graphicData>
                  </a:graphic>
                </wp:inline>
              </w:drawing>
            </w:r>
          </w:p>
        </w:tc>
        <w:tc>
          <w:tcPr>
            <w:tcW w:w="1358"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丸マーク</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受付情報の「受付日時、申出分類」で「経過案件」の条件と一致した物で表示する</w:t>
            </w:r>
          </w:p>
        </w:tc>
        <w:tc>
          <w:tcPr>
            <w:tcW w:w="2517" w:type="dxa"/>
          </w:tcPr>
          <w:p w:rsidR="007F0112" w:rsidRPr="00103BAB" w:rsidRDefault="007F0112" w:rsidP="002C39B1">
            <w:pPr>
              <w:rPr>
                <w:rFonts w:asciiTheme="majorEastAsia" w:eastAsiaTheme="majorEastAsia" w:hAnsiTheme="majorEastAsia"/>
              </w:rPr>
            </w:pPr>
          </w:p>
        </w:tc>
      </w:tr>
    </w:tbl>
    <w:p w:rsidR="002C39B1" w:rsidRPr="00103BAB" w:rsidRDefault="002C39B1" w:rsidP="00702FDD">
      <w:pPr>
        <w:rPr>
          <w:rFonts w:asciiTheme="majorEastAsia" w:eastAsiaTheme="majorEastAsia" w:hAnsiTheme="majorEastAsia"/>
        </w:rPr>
      </w:pPr>
    </w:p>
    <w:p w:rsidR="00844CA7" w:rsidRPr="00103BAB" w:rsidRDefault="00844CA7" w:rsidP="005F2E1A">
      <w:pPr>
        <w:pStyle w:val="1"/>
        <w:numPr>
          <w:ilvl w:val="0"/>
          <w:numId w:val="8"/>
        </w:numPr>
        <w:rPr>
          <w:rFonts w:asciiTheme="majorEastAsia" w:hAnsiTheme="majorEastAsia"/>
        </w:rPr>
      </w:pPr>
      <w:bookmarkStart w:id="16" w:name="_Toc483178680"/>
      <w:r w:rsidRPr="00103BAB">
        <w:rPr>
          <w:rFonts w:asciiTheme="majorEastAsia" w:hAnsiTheme="majorEastAsia" w:hint="eastAsia"/>
        </w:rPr>
        <w:t>【No.15 受付情報の商品メモ】</w:t>
      </w:r>
      <w:bookmarkEnd w:id="16"/>
    </w:p>
    <w:tbl>
      <w:tblPr>
        <w:tblStyle w:val="a7"/>
        <w:tblW w:w="0" w:type="auto"/>
        <w:tblLook w:val="04A0" w:firstRow="1" w:lastRow="0" w:firstColumn="1" w:lastColumn="0" w:noHBand="0" w:noVBand="1"/>
      </w:tblPr>
      <w:tblGrid>
        <w:gridCol w:w="2320"/>
        <w:gridCol w:w="1332"/>
        <w:gridCol w:w="992"/>
        <w:gridCol w:w="3686"/>
        <w:gridCol w:w="2517"/>
      </w:tblGrid>
      <w:tr w:rsidR="007F0112" w:rsidRPr="00103BAB" w:rsidTr="00F06D2E">
        <w:tc>
          <w:tcPr>
            <w:tcW w:w="2320"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0187F277" wp14:editId="576D806B">
                  <wp:extent cx="1336431" cy="596039"/>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37601" cy="596561"/>
                          </a:xfrm>
                          <a:prstGeom prst="rect">
                            <a:avLst/>
                          </a:prstGeom>
                        </pic:spPr>
                      </pic:pic>
                    </a:graphicData>
                  </a:graphic>
                </wp:inline>
              </w:drawing>
            </w:r>
          </w:p>
        </w:tc>
        <w:tc>
          <w:tcPr>
            <w:tcW w:w="1332"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商品メモ</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ラベル</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テキストエリアで表示する</w:t>
            </w:r>
          </w:p>
        </w:tc>
        <w:tc>
          <w:tcPr>
            <w:tcW w:w="2517" w:type="dxa"/>
          </w:tcPr>
          <w:p w:rsidR="007F0112" w:rsidRPr="00103BAB" w:rsidRDefault="007F0112" w:rsidP="006B7395">
            <w:pPr>
              <w:rPr>
                <w:rFonts w:asciiTheme="majorEastAsia" w:eastAsiaTheme="majorEastAsia" w:hAnsiTheme="majorEastAsia"/>
              </w:rPr>
            </w:pPr>
          </w:p>
        </w:tc>
      </w:tr>
    </w:tbl>
    <w:p w:rsidR="00333298" w:rsidRPr="00103BAB" w:rsidRDefault="00333298" w:rsidP="008F0150">
      <w:pPr>
        <w:pStyle w:val="a6"/>
        <w:rPr>
          <w:rFonts w:asciiTheme="majorEastAsia" w:eastAsiaTheme="majorEastAsia" w:hAnsiTheme="majorEastAsia"/>
          <w:szCs w:val="21"/>
        </w:rPr>
      </w:pPr>
    </w:p>
    <w:p w:rsidR="00844CA7" w:rsidRPr="00103BAB" w:rsidRDefault="00844CA7" w:rsidP="005F2E1A">
      <w:pPr>
        <w:pStyle w:val="1"/>
        <w:numPr>
          <w:ilvl w:val="0"/>
          <w:numId w:val="8"/>
        </w:numPr>
        <w:rPr>
          <w:rFonts w:asciiTheme="majorEastAsia" w:hAnsiTheme="majorEastAsia"/>
        </w:rPr>
      </w:pPr>
      <w:bookmarkStart w:id="17" w:name="_Toc483178681"/>
      <w:r w:rsidRPr="00103BAB">
        <w:rPr>
          <w:rFonts w:asciiTheme="majorEastAsia" w:hAnsiTheme="majorEastAsia" w:hint="eastAsia"/>
        </w:rPr>
        <w:t>【No.16</w:t>
      </w:r>
      <w:r w:rsidR="00C10CDB" w:rsidRPr="00103BAB">
        <w:rPr>
          <w:rFonts w:asciiTheme="majorEastAsia" w:hAnsiTheme="majorEastAsia" w:hint="eastAsia"/>
        </w:rPr>
        <w:t xml:space="preserve"> </w:t>
      </w:r>
      <w:r w:rsidRPr="00103BAB">
        <w:rPr>
          <w:rFonts w:asciiTheme="majorEastAsia" w:hAnsiTheme="majorEastAsia" w:hint="eastAsia"/>
        </w:rPr>
        <w:t>受付情報の申出内容】</w:t>
      </w:r>
      <w:bookmarkEnd w:id="17"/>
    </w:p>
    <w:tbl>
      <w:tblPr>
        <w:tblStyle w:val="a7"/>
        <w:tblW w:w="0" w:type="auto"/>
        <w:tblLook w:val="04A0" w:firstRow="1" w:lastRow="0" w:firstColumn="1" w:lastColumn="0" w:noHBand="0" w:noVBand="1"/>
      </w:tblPr>
      <w:tblGrid>
        <w:gridCol w:w="2320"/>
        <w:gridCol w:w="1332"/>
        <w:gridCol w:w="992"/>
        <w:gridCol w:w="3686"/>
        <w:gridCol w:w="2517"/>
      </w:tblGrid>
      <w:tr w:rsidR="007F0112" w:rsidRPr="00103BAB" w:rsidTr="00F06D2E">
        <w:tc>
          <w:tcPr>
            <w:tcW w:w="2320"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1EE463C3" wp14:editId="3AD3FB71">
                  <wp:extent cx="1336431" cy="563664"/>
                  <wp:effectExtent l="0" t="0" r="0" b="825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37940" cy="564300"/>
                          </a:xfrm>
                          <a:prstGeom prst="rect">
                            <a:avLst/>
                          </a:prstGeom>
                        </pic:spPr>
                      </pic:pic>
                    </a:graphicData>
                  </a:graphic>
                </wp:inline>
              </w:drawing>
            </w:r>
          </w:p>
        </w:tc>
        <w:tc>
          <w:tcPr>
            <w:tcW w:w="1332"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申出内容</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ラベル</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テキストエリアで表示する</w:t>
            </w:r>
          </w:p>
        </w:tc>
        <w:tc>
          <w:tcPr>
            <w:tcW w:w="2517" w:type="dxa"/>
          </w:tcPr>
          <w:p w:rsidR="007F0112" w:rsidRPr="00103BAB" w:rsidRDefault="007F0112" w:rsidP="006B7395">
            <w:pPr>
              <w:rPr>
                <w:rFonts w:asciiTheme="majorEastAsia" w:eastAsiaTheme="majorEastAsia" w:hAnsiTheme="majorEastAsia"/>
              </w:rPr>
            </w:pPr>
          </w:p>
        </w:tc>
      </w:tr>
    </w:tbl>
    <w:p w:rsidR="00844CA7" w:rsidRPr="00103BAB" w:rsidRDefault="00844CA7" w:rsidP="008F0150">
      <w:pPr>
        <w:pStyle w:val="a6"/>
        <w:rPr>
          <w:rFonts w:asciiTheme="majorEastAsia" w:eastAsiaTheme="majorEastAsia" w:hAnsiTheme="majorEastAsia"/>
          <w:szCs w:val="21"/>
        </w:rPr>
      </w:pPr>
    </w:p>
    <w:p w:rsidR="007A0745" w:rsidRPr="00103BAB" w:rsidRDefault="007A0745" w:rsidP="005F2E1A">
      <w:pPr>
        <w:pStyle w:val="1"/>
        <w:numPr>
          <w:ilvl w:val="0"/>
          <w:numId w:val="8"/>
        </w:numPr>
        <w:rPr>
          <w:rFonts w:asciiTheme="majorEastAsia" w:hAnsiTheme="majorEastAsia"/>
        </w:rPr>
      </w:pPr>
      <w:bookmarkStart w:id="18" w:name="_Toc483178682"/>
      <w:r w:rsidRPr="00103BAB">
        <w:rPr>
          <w:rFonts w:asciiTheme="majorEastAsia" w:hAnsiTheme="majorEastAsia" w:hint="eastAsia"/>
        </w:rPr>
        <w:t>【No.17</w:t>
      </w:r>
      <w:r w:rsidR="00C10CDB" w:rsidRPr="00103BAB">
        <w:rPr>
          <w:rFonts w:asciiTheme="majorEastAsia" w:hAnsiTheme="majorEastAsia" w:hint="eastAsia"/>
        </w:rPr>
        <w:t xml:space="preserve"> </w:t>
      </w:r>
      <w:r w:rsidRPr="00103BAB">
        <w:rPr>
          <w:rFonts w:asciiTheme="majorEastAsia" w:hAnsiTheme="majorEastAsia" w:hint="eastAsia"/>
        </w:rPr>
        <w:t>メールボタン】</w:t>
      </w:r>
      <w:bookmarkEnd w:id="18"/>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71620274" wp14:editId="58050544">
                  <wp:extent cx="895350" cy="450850"/>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95350" cy="45085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メールボタン</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メール一覧画面へ遷移する</w:t>
            </w:r>
          </w:p>
        </w:tc>
        <w:tc>
          <w:tcPr>
            <w:tcW w:w="2517"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「メール一覧」画面に参照</w:t>
            </w:r>
          </w:p>
        </w:tc>
      </w:tr>
    </w:tbl>
    <w:p w:rsidR="00D63E32" w:rsidRPr="00103BAB" w:rsidRDefault="00D63E32" w:rsidP="007A0745">
      <w:pPr>
        <w:rPr>
          <w:rFonts w:asciiTheme="majorEastAsia" w:eastAsiaTheme="majorEastAsia" w:hAnsiTheme="majorEastAsia"/>
        </w:rPr>
      </w:pPr>
    </w:p>
    <w:p w:rsidR="007A0745" w:rsidRPr="00103BAB" w:rsidRDefault="007A0745" w:rsidP="005F2E1A">
      <w:pPr>
        <w:pStyle w:val="1"/>
        <w:numPr>
          <w:ilvl w:val="0"/>
          <w:numId w:val="8"/>
        </w:numPr>
        <w:rPr>
          <w:rFonts w:asciiTheme="majorEastAsia" w:hAnsiTheme="majorEastAsia"/>
        </w:rPr>
      </w:pPr>
      <w:bookmarkStart w:id="19" w:name="_Toc483178683"/>
      <w:r w:rsidRPr="00103BAB">
        <w:rPr>
          <w:rFonts w:asciiTheme="majorEastAsia" w:hAnsiTheme="majorEastAsia" w:hint="eastAsia"/>
        </w:rPr>
        <w:t>【No.18</w:t>
      </w:r>
      <w:r w:rsidR="00C10CDB" w:rsidRPr="00103BAB">
        <w:rPr>
          <w:rFonts w:asciiTheme="majorEastAsia" w:hAnsiTheme="majorEastAsia" w:hint="eastAsia"/>
        </w:rPr>
        <w:t xml:space="preserve"> </w:t>
      </w:r>
      <w:r w:rsidR="003A0BF3" w:rsidRPr="00103BAB">
        <w:rPr>
          <w:rFonts w:asciiTheme="majorEastAsia" w:hAnsiTheme="majorEastAsia" w:hint="eastAsia"/>
        </w:rPr>
        <w:t>特殊</w:t>
      </w:r>
      <w:r w:rsidRPr="00103BAB">
        <w:rPr>
          <w:rFonts w:asciiTheme="majorEastAsia" w:hAnsiTheme="majorEastAsia" w:hint="eastAsia"/>
        </w:rPr>
        <w:t>顧客ボタン】</w:t>
      </w:r>
      <w:bookmarkEnd w:id="19"/>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53A7D58C" wp14:editId="68B83F83">
                  <wp:extent cx="977900" cy="444500"/>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77900" cy="44450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特殊顧客</w:t>
            </w:r>
            <w:r w:rsidRPr="00103BAB">
              <w:rPr>
                <w:rFonts w:asciiTheme="majorEastAsia" w:eastAsiaTheme="majorEastAsia" w:hAnsiTheme="majorEastAsia" w:hint="eastAsia"/>
                <w:lang w:val="vi-VN"/>
              </w:rPr>
              <w:t>ボタン</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特殊顧客一覧画面へ遷移する</w:t>
            </w:r>
          </w:p>
        </w:tc>
        <w:tc>
          <w:tcPr>
            <w:tcW w:w="2517"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「特殊顧客一覧」画面に参照</w:t>
            </w:r>
          </w:p>
        </w:tc>
      </w:tr>
    </w:tbl>
    <w:p w:rsidR="003E6A8D" w:rsidRPr="00103BAB" w:rsidRDefault="003E6A8D" w:rsidP="007A0745">
      <w:pPr>
        <w:rPr>
          <w:rFonts w:asciiTheme="majorEastAsia" w:eastAsiaTheme="majorEastAsia" w:hAnsiTheme="majorEastAsia"/>
        </w:rPr>
      </w:pPr>
    </w:p>
    <w:p w:rsidR="007A0745" w:rsidRPr="00103BAB" w:rsidRDefault="007A0745" w:rsidP="005F2E1A">
      <w:pPr>
        <w:pStyle w:val="1"/>
        <w:numPr>
          <w:ilvl w:val="0"/>
          <w:numId w:val="8"/>
        </w:numPr>
        <w:rPr>
          <w:rFonts w:asciiTheme="majorEastAsia" w:hAnsiTheme="majorEastAsia"/>
          <w:lang w:val="vi-VN"/>
        </w:rPr>
      </w:pPr>
      <w:bookmarkStart w:id="20" w:name="_Toc483178684"/>
      <w:r w:rsidRPr="00103BAB">
        <w:rPr>
          <w:rFonts w:asciiTheme="majorEastAsia" w:hAnsiTheme="majorEastAsia" w:hint="eastAsia"/>
        </w:rPr>
        <w:t>【No.19</w:t>
      </w:r>
      <w:r w:rsidR="00C10CDB" w:rsidRPr="00103BAB">
        <w:rPr>
          <w:rFonts w:asciiTheme="majorEastAsia" w:hAnsiTheme="majorEastAsia" w:hint="eastAsia"/>
        </w:rPr>
        <w:t xml:space="preserve"> </w:t>
      </w:r>
      <w:r w:rsidR="00501179" w:rsidRPr="00103BAB">
        <w:rPr>
          <w:rFonts w:asciiTheme="majorEastAsia" w:hAnsiTheme="majorEastAsia" w:hint="eastAsia"/>
        </w:rPr>
        <w:t>検索マーク</w:t>
      </w:r>
      <w:r w:rsidRPr="00103BAB">
        <w:rPr>
          <w:rFonts w:asciiTheme="majorEastAsia" w:hAnsiTheme="majorEastAsia" w:hint="eastAsia"/>
        </w:rPr>
        <w:t>】</w:t>
      </w:r>
      <w:bookmarkEnd w:id="20"/>
    </w:p>
    <w:tbl>
      <w:tblPr>
        <w:tblStyle w:val="a7"/>
        <w:tblW w:w="0" w:type="auto"/>
        <w:tblLook w:val="04A0" w:firstRow="1" w:lastRow="0" w:firstColumn="1" w:lastColumn="0" w:noHBand="0" w:noVBand="1"/>
      </w:tblPr>
      <w:tblGrid>
        <w:gridCol w:w="2346"/>
        <w:gridCol w:w="1306"/>
        <w:gridCol w:w="992"/>
        <w:gridCol w:w="3686"/>
        <w:gridCol w:w="2517"/>
      </w:tblGrid>
      <w:tr w:rsidR="007F0112" w:rsidRPr="00103BAB" w:rsidTr="00F06D2E">
        <w:tc>
          <w:tcPr>
            <w:tcW w:w="234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7F6974C1" wp14:editId="0BB10D19">
                  <wp:extent cx="444500" cy="47625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500" cy="476250"/>
                          </a:xfrm>
                          <a:prstGeom prst="rect">
                            <a:avLst/>
                          </a:prstGeom>
                        </pic:spPr>
                      </pic:pic>
                    </a:graphicData>
                  </a:graphic>
                </wp:inline>
              </w:drawing>
            </w:r>
          </w:p>
        </w:tc>
        <w:tc>
          <w:tcPr>
            <w:tcW w:w="130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検索マーク</w:t>
            </w: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92" w:type="dxa"/>
          </w:tcPr>
          <w:p w:rsidR="007F0112" w:rsidRPr="00103BAB" w:rsidRDefault="007F0112" w:rsidP="003E6A8D">
            <w:pPr>
              <w:rPr>
                <w:rFonts w:asciiTheme="majorEastAsia" w:eastAsiaTheme="majorEastAsia" w:hAnsiTheme="majorEastAsia"/>
              </w:rPr>
            </w:pPr>
          </w:p>
        </w:tc>
        <w:tc>
          <w:tcPr>
            <w:tcW w:w="3686" w:type="dxa"/>
          </w:tcPr>
          <w:p w:rsidR="007F0112" w:rsidRPr="00103BAB" w:rsidRDefault="002A700C" w:rsidP="003E6A8D">
            <w:pPr>
              <w:rPr>
                <w:rFonts w:asciiTheme="majorEastAsia" w:eastAsiaTheme="majorEastAsia" w:hAnsiTheme="majorEastAsia"/>
                <w:lang w:val="vi-VN"/>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以下のような</w:t>
            </w:r>
            <w:r w:rsidR="007F0112" w:rsidRPr="00103BAB">
              <w:rPr>
                <w:rFonts w:asciiTheme="majorEastAsia" w:eastAsiaTheme="majorEastAsia" w:hAnsiTheme="majorEastAsia" w:hint="eastAsia"/>
                <w:lang w:val="vi-VN"/>
              </w:rPr>
              <w:t>入力テキストを表示する</w:t>
            </w:r>
          </w:p>
        </w:tc>
        <w:tc>
          <w:tcPr>
            <w:tcW w:w="2517" w:type="dxa"/>
          </w:tcPr>
          <w:p w:rsidR="007F0112" w:rsidRPr="00103BAB" w:rsidRDefault="007F0112" w:rsidP="006B7395">
            <w:pPr>
              <w:rPr>
                <w:rFonts w:asciiTheme="majorEastAsia" w:eastAsiaTheme="majorEastAsia" w:hAnsiTheme="majorEastAsia"/>
              </w:rPr>
            </w:pPr>
          </w:p>
        </w:tc>
      </w:tr>
      <w:tr w:rsidR="007F0112" w:rsidRPr="00103BAB" w:rsidTr="00F06D2E">
        <w:tc>
          <w:tcPr>
            <w:tcW w:w="2346"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2502AA9" wp14:editId="7881602B">
                  <wp:extent cx="1349220" cy="328544"/>
                  <wp:effectExtent l="0" t="0" r="3810" b="0"/>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57957" cy="330671"/>
                          </a:xfrm>
                          <a:prstGeom prst="rect">
                            <a:avLst/>
                          </a:prstGeom>
                        </pic:spPr>
                      </pic:pic>
                    </a:graphicData>
                  </a:graphic>
                </wp:inline>
              </w:drawing>
            </w:r>
          </w:p>
        </w:tc>
        <w:tc>
          <w:tcPr>
            <w:tcW w:w="130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テキスト</w:t>
            </w:r>
          </w:p>
        </w:tc>
        <w:tc>
          <w:tcPr>
            <w:tcW w:w="992" w:type="dxa"/>
          </w:tcPr>
          <w:p w:rsidR="007F0112" w:rsidRPr="00103BAB" w:rsidRDefault="00C53907" w:rsidP="00C53907">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3686" w:type="dxa"/>
          </w:tcPr>
          <w:p w:rsidR="007F0112" w:rsidRPr="00103BAB" w:rsidRDefault="007F0112" w:rsidP="003E6A8D">
            <w:pPr>
              <w:rPr>
                <w:rFonts w:asciiTheme="majorEastAsia" w:eastAsiaTheme="majorEastAsia" w:hAnsiTheme="majorEastAsia"/>
              </w:rPr>
            </w:pPr>
            <w:r w:rsidRPr="00103BAB">
              <w:rPr>
                <w:rFonts w:asciiTheme="majorEastAsia" w:eastAsiaTheme="majorEastAsia" w:hAnsiTheme="majorEastAsia" w:hint="eastAsia"/>
              </w:rPr>
              <w:t>受付番号を入力しEnterを押したら検索を走る</w:t>
            </w:r>
          </w:p>
          <w:p w:rsidR="007F0112" w:rsidRPr="00103BAB" w:rsidRDefault="007F0112" w:rsidP="003E6A8D">
            <w:pPr>
              <w:rPr>
                <w:rFonts w:asciiTheme="majorEastAsia" w:eastAsiaTheme="majorEastAsia" w:hAnsiTheme="majorEastAsia"/>
              </w:rPr>
            </w:pPr>
          </w:p>
        </w:tc>
        <w:tc>
          <w:tcPr>
            <w:tcW w:w="2517"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自分が見える範囲内の受付情報のみ検索することができる</w:t>
            </w:r>
          </w:p>
        </w:tc>
      </w:tr>
    </w:tbl>
    <w:p w:rsidR="003E6A8D" w:rsidRPr="00103BAB" w:rsidRDefault="003E6A8D" w:rsidP="007A0745">
      <w:pPr>
        <w:rPr>
          <w:rFonts w:asciiTheme="majorEastAsia" w:eastAsiaTheme="majorEastAsia" w:hAnsiTheme="majorEastAsia"/>
        </w:rPr>
      </w:pPr>
    </w:p>
    <w:p w:rsidR="007A0745" w:rsidRPr="00103BAB" w:rsidRDefault="007A0745" w:rsidP="005F2E1A">
      <w:pPr>
        <w:pStyle w:val="1"/>
        <w:numPr>
          <w:ilvl w:val="0"/>
          <w:numId w:val="8"/>
        </w:numPr>
        <w:rPr>
          <w:rFonts w:asciiTheme="majorEastAsia" w:hAnsiTheme="majorEastAsia"/>
        </w:rPr>
      </w:pPr>
      <w:bookmarkStart w:id="21" w:name="_Toc483178685"/>
      <w:r w:rsidRPr="00103BAB">
        <w:rPr>
          <w:rFonts w:asciiTheme="majorEastAsia" w:hAnsiTheme="majorEastAsia" w:hint="eastAsia"/>
        </w:rPr>
        <w:t>【No.20</w:t>
      </w:r>
      <w:r w:rsidR="00C10CDB" w:rsidRPr="00103BAB">
        <w:rPr>
          <w:rFonts w:asciiTheme="majorEastAsia" w:hAnsiTheme="majorEastAsia" w:hint="eastAsia"/>
        </w:rPr>
        <w:t xml:space="preserve"> </w:t>
      </w:r>
      <w:r w:rsidR="00501179" w:rsidRPr="00103BAB">
        <w:rPr>
          <w:rFonts w:asciiTheme="majorEastAsia" w:hAnsiTheme="majorEastAsia" w:hint="eastAsia"/>
        </w:rPr>
        <w:t>マイクマーク</w:t>
      </w:r>
      <w:r w:rsidRPr="00103BAB">
        <w:rPr>
          <w:rFonts w:asciiTheme="majorEastAsia" w:hAnsiTheme="majorEastAsia" w:hint="eastAsia"/>
        </w:rPr>
        <w:t>】</w:t>
      </w:r>
      <w:bookmarkEnd w:id="21"/>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16535C77" wp14:editId="170F0B0A">
                  <wp:extent cx="425450" cy="46355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5450" cy="46355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マイクマーク</w:t>
            </w:r>
            <w:r w:rsidRPr="00103BAB">
              <w:rPr>
                <w:rFonts w:asciiTheme="majorEastAsia" w:eastAsiaTheme="majorEastAsia" w:hAnsiTheme="majorEastAsia" w:hint="eastAsia"/>
                <w:lang w:val="vi-VN"/>
              </w:rPr>
              <w:t>ボタン</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録音することができる</w:t>
            </w:r>
          </w:p>
        </w:tc>
        <w:tc>
          <w:tcPr>
            <w:tcW w:w="2517"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録音した音声がテキスト変換され、受付情報の「申出分類」項目に変換したテキストを入れる</w:t>
            </w:r>
          </w:p>
        </w:tc>
      </w:tr>
    </w:tbl>
    <w:p w:rsidR="003D6C7E" w:rsidRPr="00103BAB" w:rsidRDefault="003D6C7E" w:rsidP="007A0745">
      <w:pPr>
        <w:rPr>
          <w:rFonts w:asciiTheme="majorEastAsia" w:eastAsiaTheme="majorEastAsia" w:hAnsiTheme="majorEastAsia"/>
        </w:rPr>
      </w:pPr>
    </w:p>
    <w:p w:rsidR="007A0745" w:rsidRPr="00103BAB" w:rsidRDefault="007A0745" w:rsidP="005F2E1A">
      <w:pPr>
        <w:pStyle w:val="1"/>
        <w:numPr>
          <w:ilvl w:val="0"/>
          <w:numId w:val="8"/>
        </w:numPr>
        <w:rPr>
          <w:rFonts w:asciiTheme="majorEastAsia" w:hAnsiTheme="majorEastAsia"/>
        </w:rPr>
      </w:pPr>
      <w:bookmarkStart w:id="22" w:name="_Toc483178686"/>
      <w:r w:rsidRPr="00103BAB">
        <w:rPr>
          <w:rFonts w:asciiTheme="majorEastAsia" w:hAnsiTheme="majorEastAsia" w:hint="eastAsia"/>
        </w:rPr>
        <w:t>【No.21</w:t>
      </w:r>
      <w:r w:rsidR="00C10CDB" w:rsidRPr="00103BAB">
        <w:rPr>
          <w:rFonts w:asciiTheme="majorEastAsia" w:hAnsiTheme="majorEastAsia" w:hint="eastAsia"/>
        </w:rPr>
        <w:t xml:space="preserve"> </w:t>
      </w:r>
      <w:r w:rsidR="00501179" w:rsidRPr="00103BAB">
        <w:rPr>
          <w:rFonts w:asciiTheme="majorEastAsia" w:hAnsiTheme="majorEastAsia" w:hint="eastAsia"/>
        </w:rPr>
        <w:t>電話マーク</w:t>
      </w:r>
      <w:r w:rsidRPr="00103BAB">
        <w:rPr>
          <w:rFonts w:asciiTheme="majorEastAsia" w:hAnsiTheme="majorEastAsia" w:hint="eastAsia"/>
        </w:rPr>
        <w:t>】</w:t>
      </w:r>
      <w:bookmarkEnd w:id="22"/>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37272EE3" wp14:editId="753E9367">
                  <wp:extent cx="406400" cy="482600"/>
                  <wp:effectExtent l="0" t="0" r="0" b="0"/>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6400" cy="48260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電話マーク</w:t>
            </w:r>
            <w:r w:rsidRPr="00103BAB">
              <w:rPr>
                <w:rFonts w:asciiTheme="majorEastAsia" w:eastAsiaTheme="majorEastAsia" w:hAnsiTheme="majorEastAsia" w:hint="eastAsia"/>
                <w:lang w:val="vi-VN"/>
              </w:rPr>
              <w:t>ボタン</w:t>
            </w:r>
          </w:p>
        </w:tc>
        <w:tc>
          <w:tcPr>
            <w:tcW w:w="992" w:type="dxa"/>
          </w:tcPr>
          <w:p w:rsidR="007F0112" w:rsidRPr="00103BAB" w:rsidRDefault="007F0112" w:rsidP="00002E13">
            <w:pPr>
              <w:rPr>
                <w:rFonts w:asciiTheme="majorEastAsia" w:eastAsiaTheme="majorEastAsia" w:hAnsiTheme="majorEastAsia"/>
              </w:rPr>
            </w:pPr>
          </w:p>
        </w:tc>
        <w:tc>
          <w:tcPr>
            <w:tcW w:w="3686" w:type="dxa"/>
          </w:tcPr>
          <w:p w:rsidR="007F0112" w:rsidRPr="00103BAB" w:rsidRDefault="002A700C" w:rsidP="00002E13">
            <w:pPr>
              <w:rPr>
                <w:rFonts w:asciiTheme="majorEastAsia" w:eastAsiaTheme="majorEastAsia" w:hAnsiTheme="majorEastAsia"/>
                <w:lang w:val="vi-VN"/>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以下のような</w:t>
            </w:r>
            <w:r w:rsidR="007F0112" w:rsidRPr="00103BAB">
              <w:rPr>
                <w:rFonts w:asciiTheme="majorEastAsia" w:eastAsiaTheme="majorEastAsia" w:hAnsiTheme="majorEastAsia" w:hint="eastAsia"/>
                <w:lang w:val="vi-VN"/>
              </w:rPr>
              <w:t>電話ボックスオバレーイを表示する</w:t>
            </w:r>
          </w:p>
        </w:tc>
        <w:tc>
          <w:tcPr>
            <w:tcW w:w="2517" w:type="dxa"/>
          </w:tcPr>
          <w:p w:rsidR="007F0112" w:rsidRPr="00103BAB" w:rsidRDefault="007F0112" w:rsidP="006B7395">
            <w:pPr>
              <w:rPr>
                <w:rFonts w:asciiTheme="majorEastAsia" w:eastAsiaTheme="majorEastAsia" w:hAnsiTheme="majorEastAsia"/>
              </w:rPr>
            </w:pPr>
          </w:p>
        </w:tc>
      </w:tr>
      <w:tr w:rsidR="007F0112" w:rsidRPr="00103BAB" w:rsidTr="00F06D2E">
        <w:tc>
          <w:tcPr>
            <w:tcW w:w="2376"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7CA9C78E" wp14:editId="18599D6E">
                  <wp:extent cx="1221332" cy="1440617"/>
                  <wp:effectExtent l="0" t="0" r="0" b="762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222271" cy="1441724"/>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電話ボックス</w:t>
            </w:r>
          </w:p>
        </w:tc>
        <w:tc>
          <w:tcPr>
            <w:tcW w:w="992" w:type="dxa"/>
          </w:tcPr>
          <w:p w:rsidR="007F0112" w:rsidRPr="00103BAB" w:rsidRDefault="007F0112" w:rsidP="00002E13">
            <w:pPr>
              <w:rPr>
                <w:rFonts w:asciiTheme="majorEastAsia" w:eastAsiaTheme="majorEastAsia" w:hAnsiTheme="majorEastAsia"/>
                <w:lang w:val="vi-VN"/>
              </w:rPr>
            </w:pPr>
          </w:p>
        </w:tc>
        <w:tc>
          <w:tcPr>
            <w:tcW w:w="3686" w:type="dxa"/>
          </w:tcPr>
          <w:p w:rsidR="007F0112" w:rsidRPr="00103BAB" w:rsidRDefault="007F0112" w:rsidP="00002E13">
            <w:pPr>
              <w:rPr>
                <w:rFonts w:asciiTheme="majorEastAsia" w:eastAsiaTheme="majorEastAsia" w:hAnsiTheme="majorEastAsia"/>
                <w:lang w:val="vi-VN"/>
              </w:rPr>
            </w:pPr>
            <w:r w:rsidRPr="00103BAB">
              <w:rPr>
                <w:rFonts w:asciiTheme="majorEastAsia" w:eastAsiaTheme="majorEastAsia" w:hAnsiTheme="majorEastAsia" w:hint="eastAsia"/>
                <w:lang w:val="vi-VN"/>
              </w:rPr>
              <w:t>電話番号を入力し、「発信」ボタンを押したらダイヤルすることができます。</w:t>
            </w:r>
          </w:p>
        </w:tc>
        <w:tc>
          <w:tcPr>
            <w:tcW w:w="2517"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詳細は「</w:t>
            </w:r>
            <w:r w:rsidRPr="00103BAB">
              <w:rPr>
                <w:rFonts w:asciiTheme="majorEastAsia" w:eastAsiaTheme="majorEastAsia" w:hAnsiTheme="majorEastAsia" w:hint="eastAsia"/>
                <w:lang w:val="vi-VN"/>
              </w:rPr>
              <w:t>電話ボックス</w:t>
            </w:r>
            <w:r w:rsidRPr="00103BAB">
              <w:rPr>
                <w:rFonts w:asciiTheme="majorEastAsia" w:eastAsiaTheme="majorEastAsia" w:hAnsiTheme="majorEastAsia" w:hint="eastAsia"/>
              </w:rPr>
              <w:t>」画面に参照</w:t>
            </w:r>
          </w:p>
        </w:tc>
      </w:tr>
    </w:tbl>
    <w:p w:rsidR="00002E13" w:rsidRPr="00103BAB" w:rsidRDefault="00002E13" w:rsidP="007A0745">
      <w:pPr>
        <w:rPr>
          <w:rFonts w:asciiTheme="majorEastAsia" w:eastAsiaTheme="majorEastAsia" w:hAnsiTheme="majorEastAsia"/>
          <w:lang w:val="vi-VN"/>
        </w:rPr>
      </w:pPr>
    </w:p>
    <w:p w:rsidR="007A0745" w:rsidRPr="00103BAB" w:rsidRDefault="007A0745" w:rsidP="005F2E1A">
      <w:pPr>
        <w:pStyle w:val="1"/>
        <w:numPr>
          <w:ilvl w:val="0"/>
          <w:numId w:val="8"/>
        </w:numPr>
        <w:rPr>
          <w:rFonts w:asciiTheme="majorEastAsia" w:hAnsiTheme="majorEastAsia"/>
        </w:rPr>
      </w:pPr>
      <w:bookmarkStart w:id="23" w:name="_Toc483178687"/>
      <w:r w:rsidRPr="00103BAB">
        <w:rPr>
          <w:rFonts w:asciiTheme="majorEastAsia" w:hAnsiTheme="majorEastAsia" w:hint="eastAsia"/>
        </w:rPr>
        <w:t>【No.22</w:t>
      </w:r>
      <w:r w:rsidR="00C10CDB" w:rsidRPr="00103BAB">
        <w:rPr>
          <w:rFonts w:asciiTheme="majorEastAsia" w:hAnsiTheme="majorEastAsia" w:hint="eastAsia"/>
        </w:rPr>
        <w:t xml:space="preserve"> </w:t>
      </w:r>
      <w:r w:rsidR="00501179" w:rsidRPr="00103BAB">
        <w:rPr>
          <w:rFonts w:asciiTheme="majorEastAsia" w:hAnsiTheme="majorEastAsia" w:hint="eastAsia"/>
        </w:rPr>
        <w:t>顔マーク</w:t>
      </w:r>
      <w:r w:rsidRPr="00103BAB">
        <w:rPr>
          <w:rFonts w:asciiTheme="majorEastAsia" w:hAnsiTheme="majorEastAsia" w:hint="eastAsia"/>
        </w:rPr>
        <w:t>】</w:t>
      </w:r>
      <w:bookmarkEnd w:id="23"/>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0F94EC4" wp14:editId="374F8BD2">
                  <wp:extent cx="393700" cy="463550"/>
                  <wp:effectExtent l="0" t="0" r="635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700" cy="46355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顔マーク</w:t>
            </w:r>
            <w:r w:rsidRPr="00103BAB">
              <w:rPr>
                <w:rFonts w:asciiTheme="majorEastAsia" w:eastAsiaTheme="majorEastAsia" w:hAnsiTheme="majorEastAsia" w:hint="eastAsia"/>
                <w:lang w:val="vi-VN"/>
              </w:rPr>
              <w:t>ボタン</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以下のような</w:t>
            </w:r>
            <w:r w:rsidR="007F0112" w:rsidRPr="00103BAB">
              <w:rPr>
                <w:rFonts w:asciiTheme="majorEastAsia" w:eastAsiaTheme="majorEastAsia" w:hAnsiTheme="majorEastAsia" w:hint="eastAsia"/>
                <w:lang w:val="vi-VN"/>
              </w:rPr>
              <w:t>オバレーイを表示する</w:t>
            </w:r>
          </w:p>
        </w:tc>
        <w:tc>
          <w:tcPr>
            <w:tcW w:w="2517" w:type="dxa"/>
          </w:tcPr>
          <w:p w:rsidR="007F0112" w:rsidRPr="00103BAB" w:rsidRDefault="007F0112" w:rsidP="006B7395">
            <w:pPr>
              <w:rPr>
                <w:rFonts w:asciiTheme="majorEastAsia" w:eastAsiaTheme="majorEastAsia" w:hAnsiTheme="majorEastAsia"/>
              </w:rPr>
            </w:pPr>
          </w:p>
        </w:tc>
      </w:tr>
      <w:tr w:rsidR="007F0112" w:rsidRPr="00103BAB" w:rsidTr="00F06D2E">
        <w:tc>
          <w:tcPr>
            <w:tcW w:w="2376"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hint="eastAsia"/>
                <w:noProof/>
              </w:rPr>
              <w:lastRenderedPageBreak/>
              <mc:AlternateContent>
                <mc:Choice Requires="wps">
                  <w:drawing>
                    <wp:anchor distT="0" distB="0" distL="114300" distR="114300" simplePos="0" relativeHeight="251760640" behindDoc="0" locked="0" layoutInCell="1" allowOverlap="1" wp14:anchorId="01B3D03C" wp14:editId="6A483236">
                      <wp:simplePos x="0" y="0"/>
                      <wp:positionH relativeFrom="column">
                        <wp:posOffset>977265</wp:posOffset>
                      </wp:positionH>
                      <wp:positionV relativeFrom="paragraph">
                        <wp:posOffset>-30436</wp:posOffset>
                      </wp:positionV>
                      <wp:extent cx="485775" cy="485775"/>
                      <wp:effectExtent l="0" t="0" r="0" b="0"/>
                      <wp:wrapNone/>
                      <wp:docPr id="129" name="七角形 12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42610">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29" o:spid="_x0000_s1052" style="position:absolute;left:0;text-align:left;margin-left:76.95pt;margin-top:-2.4pt;width:38.25pt;height:38.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42610">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759616" behindDoc="0" locked="0" layoutInCell="1" allowOverlap="1" wp14:anchorId="6EBB2619" wp14:editId="1CB16DD1">
                      <wp:simplePos x="0" y="0"/>
                      <wp:positionH relativeFrom="column">
                        <wp:posOffset>417830</wp:posOffset>
                      </wp:positionH>
                      <wp:positionV relativeFrom="paragraph">
                        <wp:posOffset>25991</wp:posOffset>
                      </wp:positionV>
                      <wp:extent cx="485775" cy="485775"/>
                      <wp:effectExtent l="0" t="0" r="0" b="0"/>
                      <wp:wrapNone/>
                      <wp:docPr id="128" name="七角形 12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42610">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28" o:spid="_x0000_s1053" style="position:absolute;left:0;text-align:left;margin-left:32.9pt;margin-top:2.05pt;width:38.25pt;height:3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57nQIAAHY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42610">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noProof/>
              </w:rPr>
              <w:drawing>
                <wp:inline distT="0" distB="0" distL="0" distR="0" wp14:anchorId="5DCEB195" wp14:editId="5D7F85FB">
                  <wp:extent cx="1310854" cy="361615"/>
                  <wp:effectExtent l="0" t="0" r="3810" b="635"/>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12691" cy="362122"/>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オバレーイ</w:t>
            </w:r>
          </w:p>
        </w:tc>
        <w:tc>
          <w:tcPr>
            <w:tcW w:w="992" w:type="dxa"/>
          </w:tcPr>
          <w:p w:rsidR="007F0112" w:rsidRPr="00103BAB" w:rsidRDefault="007F0112" w:rsidP="006B7395">
            <w:pPr>
              <w:rPr>
                <w:rFonts w:asciiTheme="majorEastAsia" w:eastAsiaTheme="majorEastAsia" w:hAnsiTheme="majorEastAsia"/>
                <w:lang w:val="vi-VN"/>
              </w:rPr>
            </w:pPr>
          </w:p>
        </w:tc>
        <w:tc>
          <w:tcPr>
            <w:tcW w:w="368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No.1を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「プロフィール」メンバー詳細画面へ遷移する</w:t>
            </w: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No.2を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「ログイン」画面へ遷移する</w:t>
            </w:r>
          </w:p>
        </w:tc>
        <w:tc>
          <w:tcPr>
            <w:tcW w:w="2517" w:type="dxa"/>
          </w:tcPr>
          <w:p w:rsidR="007F0112" w:rsidRPr="00103BAB" w:rsidRDefault="007F0112" w:rsidP="006B7395">
            <w:pPr>
              <w:rPr>
                <w:rFonts w:asciiTheme="majorEastAsia" w:eastAsiaTheme="majorEastAsia" w:hAnsiTheme="majorEastAsia"/>
              </w:rPr>
            </w:pPr>
          </w:p>
        </w:tc>
      </w:tr>
    </w:tbl>
    <w:p w:rsidR="00795AAD" w:rsidRPr="00103BAB" w:rsidRDefault="00795AAD">
      <w:pPr>
        <w:rPr>
          <w:rFonts w:asciiTheme="majorEastAsia" w:eastAsiaTheme="majorEastAsia" w:hAnsiTheme="majorEastAsia"/>
        </w:rPr>
      </w:pPr>
    </w:p>
    <w:p w:rsidR="000E33B4" w:rsidRPr="00103BAB" w:rsidRDefault="000E33B4" w:rsidP="005F2E1A">
      <w:pPr>
        <w:pStyle w:val="1"/>
        <w:ind w:firstLine="431"/>
        <w:rPr>
          <w:rFonts w:asciiTheme="majorEastAsia" w:hAnsiTheme="majorEastAsia"/>
          <w:noProof/>
        </w:rPr>
      </w:pPr>
      <w:bookmarkStart w:id="24" w:name="_Toc483178688"/>
      <w:r w:rsidRPr="00103BAB">
        <w:rPr>
          <w:rFonts w:asciiTheme="majorEastAsia" w:hAnsiTheme="majorEastAsia" w:hint="eastAsia"/>
          <w:noProof/>
        </w:rPr>
        <w:t>ISSUE-2</w:t>
      </w:r>
      <w:r w:rsidRPr="00103BAB">
        <w:rPr>
          <w:rFonts w:asciiTheme="majorEastAsia" w:hAnsiTheme="majorEastAsia" w:hint="eastAsia"/>
          <w:noProof/>
        </w:rPr>
        <w:tab/>
        <w:t>受付情報新規画面</w:t>
      </w:r>
      <w:bookmarkEnd w:id="24"/>
    </w:p>
    <w:p w:rsidR="008C03E9" w:rsidRPr="00103BAB" w:rsidRDefault="008C03E9" w:rsidP="005F2E1A">
      <w:pPr>
        <w:pStyle w:val="1"/>
        <w:numPr>
          <w:ilvl w:val="0"/>
          <w:numId w:val="7"/>
        </w:numPr>
        <w:ind w:left="851"/>
        <w:rPr>
          <w:rFonts w:asciiTheme="majorEastAsia" w:hAnsiTheme="majorEastAsia"/>
          <w:noProof/>
        </w:rPr>
      </w:pPr>
      <w:bookmarkStart w:id="25" w:name="_Toc483178689"/>
      <w:r w:rsidRPr="00103BAB">
        <w:rPr>
          <w:rFonts w:asciiTheme="majorEastAsia" w:hAnsiTheme="majorEastAsia" w:hint="eastAsia"/>
          <w:noProof/>
        </w:rPr>
        <w:t>受付情報新規</w:t>
      </w:r>
      <w:r w:rsidR="00170D48" w:rsidRPr="00103BAB">
        <w:rPr>
          <w:rFonts w:asciiTheme="majorEastAsia" w:hAnsiTheme="majorEastAsia" w:hint="eastAsia"/>
          <w:noProof/>
        </w:rPr>
        <w:t>又は編集</w:t>
      </w:r>
      <w:r w:rsidRPr="00103BAB">
        <w:rPr>
          <w:rFonts w:asciiTheme="majorEastAsia" w:hAnsiTheme="majorEastAsia" w:hint="eastAsia"/>
          <w:noProof/>
        </w:rPr>
        <w:t xml:space="preserve">　機能と概要</w:t>
      </w:r>
      <w:bookmarkEnd w:id="25"/>
    </w:p>
    <w:p w:rsidR="008C03E9" w:rsidRPr="00103BAB" w:rsidRDefault="004049E1">
      <w:pPr>
        <w:rPr>
          <w:rFonts w:asciiTheme="majorEastAsia" w:eastAsiaTheme="majorEastAsia" w:hAnsiTheme="majorEastAsia"/>
        </w:rPr>
      </w:pPr>
      <w:r w:rsidRPr="00103BAB">
        <w:rPr>
          <w:rFonts w:asciiTheme="majorEastAsia" w:eastAsiaTheme="majorEastAsia" w:hAnsiTheme="majorEastAsia" w:hint="eastAsia"/>
          <w:noProof/>
        </w:rPr>
        <mc:AlternateContent>
          <mc:Choice Requires="wps">
            <w:drawing>
              <wp:anchor distT="0" distB="0" distL="114300" distR="114300" simplePos="0" relativeHeight="251715584" behindDoc="0" locked="0" layoutInCell="1" allowOverlap="1" wp14:anchorId="58AAC4A1" wp14:editId="2A463BD1">
                <wp:simplePos x="0" y="0"/>
                <wp:positionH relativeFrom="column">
                  <wp:posOffset>23495</wp:posOffset>
                </wp:positionH>
                <wp:positionV relativeFrom="paragraph">
                  <wp:posOffset>980440</wp:posOffset>
                </wp:positionV>
                <wp:extent cx="485775" cy="485775"/>
                <wp:effectExtent l="0" t="0" r="0" b="0"/>
                <wp:wrapNone/>
                <wp:docPr id="92" name="七角形 9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8C03E9">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92" o:spid="_x0000_s1054" style="position:absolute;left:0;text-align:left;margin-left:1.85pt;margin-top:77.2pt;width:38.25pt;height:3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0dnQIAAHQ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8C03E9">
                      <w:pPr>
                        <w:jc w:val="center"/>
                        <w:rPr>
                          <w:b/>
                          <w:color w:val="FF0000"/>
                          <w:sz w:val="24"/>
                          <w:szCs w:val="24"/>
                        </w:rPr>
                      </w:pPr>
                      <w:r>
                        <w:rPr>
                          <w:rFonts w:hint="eastAsia"/>
                          <w:b/>
                          <w:color w:val="FF0000"/>
                          <w:sz w:val="24"/>
                          <w:szCs w:val="24"/>
                        </w:rPr>
                        <w:t>３</w:t>
                      </w:r>
                    </w:p>
                  </w:txbxContent>
                </v:textbox>
              </v:shape>
            </w:pict>
          </mc:Fallback>
        </mc:AlternateContent>
      </w:r>
      <w:r w:rsidR="00F25F04" w:rsidRPr="00103BAB">
        <w:rPr>
          <w:rFonts w:asciiTheme="majorEastAsia" w:eastAsiaTheme="majorEastAsia" w:hAnsiTheme="majorEastAsia" w:hint="eastAsia"/>
          <w:noProof/>
        </w:rPr>
        <mc:AlternateContent>
          <mc:Choice Requires="wps">
            <w:drawing>
              <wp:anchor distT="0" distB="0" distL="114300" distR="114300" simplePos="0" relativeHeight="251882496" behindDoc="0" locked="0" layoutInCell="1" allowOverlap="1" wp14:anchorId="427B3FD3" wp14:editId="0D4C49A9">
                <wp:simplePos x="0" y="0"/>
                <wp:positionH relativeFrom="column">
                  <wp:posOffset>5328285</wp:posOffset>
                </wp:positionH>
                <wp:positionV relativeFrom="paragraph">
                  <wp:posOffset>777875</wp:posOffset>
                </wp:positionV>
                <wp:extent cx="485775" cy="485775"/>
                <wp:effectExtent l="0" t="0" r="0" b="0"/>
                <wp:wrapNone/>
                <wp:docPr id="283" name="七角形 28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6716F">
                            <w:pPr>
                              <w:jc w:val="center"/>
                              <w:rPr>
                                <w:b/>
                                <w:color w:val="FF0000"/>
                                <w:sz w:val="24"/>
                                <w:szCs w:val="24"/>
                              </w:rPr>
                            </w:pPr>
                            <w:r>
                              <w:rPr>
                                <w:rFonts w:hint="eastAsia"/>
                                <w:b/>
                                <w:color w:val="FF0000"/>
                                <w:sz w:val="24"/>
                                <w:szCs w:val="24"/>
                              </w:rPr>
                              <w:t>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83" o:spid="_x0000_s1055" style="position:absolute;left:0;text-align:left;margin-left:419.55pt;margin-top:61.25pt;width:38.25pt;height:38.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OBOnQIAAHY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6716F">
                      <w:pPr>
                        <w:jc w:val="center"/>
                        <w:rPr>
                          <w:b/>
                          <w:color w:val="FF0000"/>
                          <w:sz w:val="24"/>
                          <w:szCs w:val="24"/>
                        </w:rPr>
                      </w:pPr>
                      <w:r>
                        <w:rPr>
                          <w:rFonts w:hint="eastAsia"/>
                          <w:b/>
                          <w:color w:val="FF0000"/>
                          <w:sz w:val="24"/>
                          <w:szCs w:val="24"/>
                        </w:rPr>
                        <w:t>７</w:t>
                      </w:r>
                    </w:p>
                  </w:txbxContent>
                </v:textbox>
              </v:shape>
            </w:pict>
          </mc:Fallback>
        </mc:AlternateContent>
      </w:r>
      <w:r w:rsidR="00F25F04" w:rsidRPr="00103BAB">
        <w:rPr>
          <w:rFonts w:asciiTheme="majorEastAsia" w:eastAsiaTheme="majorEastAsia" w:hAnsiTheme="majorEastAsia" w:hint="eastAsia"/>
          <w:noProof/>
        </w:rPr>
        <mc:AlternateContent>
          <mc:Choice Requires="wps">
            <w:drawing>
              <wp:anchor distT="0" distB="0" distL="114300" distR="114300" simplePos="0" relativeHeight="251723776" behindDoc="0" locked="0" layoutInCell="1" allowOverlap="1" wp14:anchorId="42B2A13A" wp14:editId="59DFF6D3">
                <wp:simplePos x="0" y="0"/>
                <wp:positionH relativeFrom="column">
                  <wp:posOffset>4918710</wp:posOffset>
                </wp:positionH>
                <wp:positionV relativeFrom="paragraph">
                  <wp:posOffset>841375</wp:posOffset>
                </wp:positionV>
                <wp:extent cx="485775" cy="485775"/>
                <wp:effectExtent l="0" t="0" r="0" b="0"/>
                <wp:wrapNone/>
                <wp:docPr id="106" name="七角形 10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DC3">
                            <w:pPr>
                              <w:jc w:val="center"/>
                              <w:rPr>
                                <w:b/>
                                <w:color w:val="FF0000"/>
                                <w:sz w:val="24"/>
                                <w:szCs w:val="24"/>
                              </w:rPr>
                            </w:pPr>
                            <w:r>
                              <w:rPr>
                                <w:rFonts w:hint="eastAsia"/>
                                <w:b/>
                                <w:color w:val="FF0000"/>
                                <w:sz w:val="24"/>
                                <w:szCs w:val="24"/>
                              </w:rPr>
                              <w:t>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6" o:spid="_x0000_s1056" style="position:absolute;left:0;text-align:left;margin-left:387.3pt;margin-top:66.25pt;width:38.25pt;height:3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E7DC3">
                      <w:pPr>
                        <w:jc w:val="center"/>
                        <w:rPr>
                          <w:b/>
                          <w:color w:val="FF0000"/>
                          <w:sz w:val="24"/>
                          <w:szCs w:val="24"/>
                        </w:rPr>
                      </w:pPr>
                      <w:r>
                        <w:rPr>
                          <w:rFonts w:hint="eastAsia"/>
                          <w:b/>
                          <w:color w:val="FF0000"/>
                          <w:sz w:val="24"/>
                          <w:szCs w:val="24"/>
                        </w:rPr>
                        <w:t>６</w:t>
                      </w:r>
                    </w:p>
                  </w:txbxContent>
                </v:textbox>
              </v:shape>
            </w:pict>
          </mc:Fallback>
        </mc:AlternateContent>
      </w:r>
      <w:r w:rsidR="003D6C7E" w:rsidRPr="00103BAB">
        <w:rPr>
          <w:rFonts w:asciiTheme="majorEastAsia" w:eastAsiaTheme="majorEastAsia" w:hAnsiTheme="majorEastAsia" w:hint="eastAsia"/>
          <w:noProof/>
        </w:rPr>
        <mc:AlternateContent>
          <mc:Choice Requires="wps">
            <w:drawing>
              <wp:anchor distT="0" distB="0" distL="114300" distR="114300" simplePos="0" relativeHeight="251713536" behindDoc="0" locked="0" layoutInCell="1" allowOverlap="1" wp14:anchorId="000CE4CF" wp14:editId="09B278BF">
                <wp:simplePos x="0" y="0"/>
                <wp:positionH relativeFrom="column">
                  <wp:posOffset>6312491</wp:posOffset>
                </wp:positionH>
                <wp:positionV relativeFrom="paragraph">
                  <wp:posOffset>-177165</wp:posOffset>
                </wp:positionV>
                <wp:extent cx="485775" cy="485775"/>
                <wp:effectExtent l="0" t="0" r="0" b="0"/>
                <wp:wrapNone/>
                <wp:docPr id="91" name="七角形 9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8C03E9">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91" o:spid="_x0000_s1057" style="position:absolute;left:0;text-align:left;margin-left:497.05pt;margin-top:-13.95pt;width:38.25pt;height:3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8C03E9">
                      <w:pPr>
                        <w:jc w:val="center"/>
                        <w:rPr>
                          <w:b/>
                          <w:color w:val="FF0000"/>
                          <w:sz w:val="24"/>
                          <w:szCs w:val="24"/>
                        </w:rPr>
                      </w:pPr>
                      <w:r>
                        <w:rPr>
                          <w:rFonts w:hint="eastAsia"/>
                          <w:b/>
                          <w:color w:val="FF0000"/>
                          <w:sz w:val="24"/>
                          <w:szCs w:val="24"/>
                        </w:rPr>
                        <w:t>２</w:t>
                      </w:r>
                    </w:p>
                  </w:txbxContent>
                </v:textbox>
              </v:shape>
            </w:pict>
          </mc:Fallback>
        </mc:AlternateContent>
      </w:r>
      <w:r w:rsidR="003D6C7E" w:rsidRPr="00103BAB">
        <w:rPr>
          <w:rFonts w:asciiTheme="majorEastAsia" w:eastAsiaTheme="majorEastAsia" w:hAnsiTheme="majorEastAsia" w:hint="eastAsia"/>
          <w:noProof/>
        </w:rPr>
        <mc:AlternateContent>
          <mc:Choice Requires="wps">
            <w:drawing>
              <wp:anchor distT="0" distB="0" distL="114300" distR="114300" simplePos="0" relativeHeight="251711488" behindDoc="0" locked="0" layoutInCell="1" allowOverlap="1" wp14:anchorId="1ECEFCED" wp14:editId="05C9C073">
                <wp:simplePos x="0" y="0"/>
                <wp:positionH relativeFrom="column">
                  <wp:posOffset>5710511</wp:posOffset>
                </wp:positionH>
                <wp:positionV relativeFrom="paragraph">
                  <wp:posOffset>-73660</wp:posOffset>
                </wp:positionV>
                <wp:extent cx="485775" cy="485775"/>
                <wp:effectExtent l="0" t="0" r="0" b="0"/>
                <wp:wrapNone/>
                <wp:docPr id="90" name="七角形 9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8C03E9">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90" o:spid="_x0000_s1058" style="position:absolute;left:0;text-align:left;margin-left:449.65pt;margin-top:-5.8pt;width:38.25pt;height:3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CNvnQIAAHQ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8C03E9">
                      <w:pPr>
                        <w:jc w:val="center"/>
                        <w:rPr>
                          <w:b/>
                          <w:color w:val="FF0000"/>
                          <w:sz w:val="24"/>
                          <w:szCs w:val="24"/>
                        </w:rPr>
                      </w:pPr>
                      <w:r w:rsidRPr="00673E52">
                        <w:rPr>
                          <w:rFonts w:hint="eastAsia"/>
                          <w:b/>
                          <w:color w:val="FF0000"/>
                          <w:sz w:val="24"/>
                          <w:szCs w:val="24"/>
                        </w:rPr>
                        <w:t>1</w:t>
                      </w:r>
                    </w:p>
                  </w:txbxContent>
                </v:textbox>
              </v:shape>
            </w:pict>
          </mc:Fallback>
        </mc:AlternateContent>
      </w:r>
      <w:r w:rsidR="004E7DC3" w:rsidRPr="00103BAB">
        <w:rPr>
          <w:rFonts w:asciiTheme="majorEastAsia" w:eastAsiaTheme="majorEastAsia" w:hAnsiTheme="majorEastAsia" w:hint="eastAsia"/>
          <w:noProof/>
        </w:rPr>
        <mc:AlternateContent>
          <mc:Choice Requires="wps">
            <w:drawing>
              <wp:anchor distT="0" distB="0" distL="114300" distR="114300" simplePos="0" relativeHeight="251719680" behindDoc="0" locked="0" layoutInCell="1" allowOverlap="1" wp14:anchorId="27E8AD7E" wp14:editId="24549554">
                <wp:simplePos x="0" y="0"/>
                <wp:positionH relativeFrom="column">
                  <wp:posOffset>1115739</wp:posOffset>
                </wp:positionH>
                <wp:positionV relativeFrom="paragraph">
                  <wp:posOffset>864235</wp:posOffset>
                </wp:positionV>
                <wp:extent cx="485775" cy="485775"/>
                <wp:effectExtent l="0" t="0" r="0" b="0"/>
                <wp:wrapNone/>
                <wp:docPr id="104" name="七角形 10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DC3">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4" o:spid="_x0000_s1059" style="position:absolute;left:0;text-align:left;margin-left:87.85pt;margin-top:68.05pt;width:38.25pt;height:3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E7DC3">
                      <w:pPr>
                        <w:jc w:val="center"/>
                        <w:rPr>
                          <w:b/>
                          <w:color w:val="FF0000"/>
                          <w:sz w:val="24"/>
                          <w:szCs w:val="24"/>
                        </w:rPr>
                      </w:pPr>
                      <w:r>
                        <w:rPr>
                          <w:rFonts w:hint="eastAsia"/>
                          <w:b/>
                          <w:color w:val="FF0000"/>
                          <w:sz w:val="24"/>
                          <w:szCs w:val="24"/>
                        </w:rPr>
                        <w:t>５</w:t>
                      </w:r>
                    </w:p>
                  </w:txbxContent>
                </v:textbox>
              </v:shape>
            </w:pict>
          </mc:Fallback>
        </mc:AlternateContent>
      </w:r>
      <w:r w:rsidR="004E7DC3" w:rsidRPr="00103BAB">
        <w:rPr>
          <w:rFonts w:asciiTheme="majorEastAsia" w:eastAsiaTheme="majorEastAsia" w:hAnsiTheme="majorEastAsia" w:hint="eastAsia"/>
          <w:noProof/>
        </w:rPr>
        <mc:AlternateContent>
          <mc:Choice Requires="wps">
            <w:drawing>
              <wp:anchor distT="0" distB="0" distL="114300" distR="114300" simplePos="0" relativeHeight="251717632" behindDoc="0" locked="0" layoutInCell="1" allowOverlap="1" wp14:anchorId="5BF16B7A" wp14:editId="57B5131B">
                <wp:simplePos x="0" y="0"/>
                <wp:positionH relativeFrom="column">
                  <wp:posOffset>664889</wp:posOffset>
                </wp:positionH>
                <wp:positionV relativeFrom="paragraph">
                  <wp:posOffset>858520</wp:posOffset>
                </wp:positionV>
                <wp:extent cx="485775" cy="485775"/>
                <wp:effectExtent l="0" t="0" r="0" b="0"/>
                <wp:wrapNone/>
                <wp:docPr id="87" name="七角形 8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E7DC3">
                            <w:pPr>
                              <w:jc w:val="center"/>
                              <w:rPr>
                                <w:b/>
                                <w:color w:val="FF0000"/>
                                <w:sz w:val="24"/>
                                <w:szCs w:val="24"/>
                              </w:rPr>
                            </w:pPr>
                            <w:r>
                              <w:rPr>
                                <w:rFonts w:hint="eastAsia"/>
                                <w:b/>
                                <w:color w:val="FF0000"/>
                                <w:sz w:val="24"/>
                                <w:szCs w:val="24"/>
                              </w:rPr>
                              <w:t>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87" o:spid="_x0000_s1060" style="position:absolute;left:0;text-align:left;margin-left:52.35pt;margin-top:67.6pt;width:38.25pt;height:3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WlnQIAAHQ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E7DC3">
                      <w:pPr>
                        <w:jc w:val="center"/>
                        <w:rPr>
                          <w:b/>
                          <w:color w:val="FF0000"/>
                          <w:sz w:val="24"/>
                          <w:szCs w:val="24"/>
                        </w:rPr>
                      </w:pPr>
                      <w:r>
                        <w:rPr>
                          <w:rFonts w:hint="eastAsia"/>
                          <w:b/>
                          <w:color w:val="FF0000"/>
                          <w:sz w:val="24"/>
                          <w:szCs w:val="24"/>
                        </w:rPr>
                        <w:t>４</w:t>
                      </w:r>
                    </w:p>
                  </w:txbxContent>
                </v:textbox>
              </v:shape>
            </w:pict>
          </mc:Fallback>
        </mc:AlternateContent>
      </w:r>
      <w:r w:rsidR="008C03E9" w:rsidRPr="00103BAB">
        <w:rPr>
          <w:rFonts w:asciiTheme="majorEastAsia" w:eastAsiaTheme="majorEastAsia" w:hAnsiTheme="majorEastAsia"/>
          <w:noProof/>
        </w:rPr>
        <w:drawing>
          <wp:inline distT="0" distB="0" distL="0" distR="0" wp14:anchorId="40522B1E" wp14:editId="2B4CF0C5">
            <wp:extent cx="6778638" cy="3452979"/>
            <wp:effectExtent l="0" t="0" r="317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779755" cy="3453548"/>
                    </a:xfrm>
                    <a:prstGeom prst="rect">
                      <a:avLst/>
                    </a:prstGeom>
                  </pic:spPr>
                </pic:pic>
              </a:graphicData>
            </a:graphic>
          </wp:inline>
        </w:drawing>
      </w:r>
    </w:p>
    <w:p w:rsidR="008C03E9" w:rsidRPr="00103BAB" w:rsidRDefault="008C03E9">
      <w:pPr>
        <w:rPr>
          <w:rFonts w:asciiTheme="majorEastAsia" w:eastAsiaTheme="majorEastAsia" w:hAnsiTheme="majorEastAsia"/>
        </w:rPr>
      </w:pPr>
    </w:p>
    <w:p w:rsidR="008C03E9" w:rsidRPr="00103BAB" w:rsidRDefault="008C03E9" w:rsidP="005F2E1A">
      <w:pPr>
        <w:pStyle w:val="1"/>
        <w:numPr>
          <w:ilvl w:val="0"/>
          <w:numId w:val="8"/>
        </w:numPr>
        <w:rPr>
          <w:rFonts w:asciiTheme="majorEastAsia" w:hAnsiTheme="majorEastAsia"/>
        </w:rPr>
      </w:pPr>
      <w:bookmarkStart w:id="26" w:name="_Toc483178690"/>
      <w:r w:rsidRPr="00103BAB">
        <w:rPr>
          <w:rFonts w:asciiTheme="majorEastAsia" w:hAnsiTheme="majorEastAsia" w:hint="eastAsia"/>
        </w:rPr>
        <w:t>【No.1 戻るボタン】</w:t>
      </w:r>
      <w:bookmarkEnd w:id="26"/>
    </w:p>
    <w:tbl>
      <w:tblPr>
        <w:tblStyle w:val="a7"/>
        <w:tblW w:w="0" w:type="auto"/>
        <w:tblLook w:val="04A0" w:firstRow="1" w:lastRow="0" w:firstColumn="1" w:lastColumn="0" w:noHBand="0" w:noVBand="1"/>
      </w:tblPr>
      <w:tblGrid>
        <w:gridCol w:w="2376"/>
        <w:gridCol w:w="1418"/>
        <w:gridCol w:w="1276"/>
        <w:gridCol w:w="3260"/>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1BD8B5C" wp14:editId="1F982170">
                  <wp:extent cx="609600" cy="228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09600" cy="228600"/>
                          </a:xfrm>
                          <a:prstGeom prst="rect">
                            <a:avLst/>
                          </a:prstGeom>
                        </pic:spPr>
                      </pic:pic>
                    </a:graphicData>
                  </a:graphic>
                </wp:inline>
              </w:drawing>
            </w:r>
          </w:p>
        </w:tc>
        <w:tc>
          <w:tcPr>
            <w:tcW w:w="1418"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戻るボタン</w:t>
            </w:r>
          </w:p>
        </w:tc>
        <w:tc>
          <w:tcPr>
            <w:tcW w:w="1276" w:type="dxa"/>
          </w:tcPr>
          <w:p w:rsidR="007F0112" w:rsidRPr="00103BAB" w:rsidRDefault="007F0112" w:rsidP="006B7395">
            <w:pPr>
              <w:rPr>
                <w:rFonts w:asciiTheme="majorEastAsia" w:eastAsiaTheme="majorEastAsia" w:hAnsiTheme="majorEastAsia"/>
              </w:rPr>
            </w:pPr>
          </w:p>
        </w:tc>
        <w:tc>
          <w:tcPr>
            <w:tcW w:w="3260"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「案件一覧リスト」画面に遷移する</w:t>
            </w:r>
          </w:p>
        </w:tc>
        <w:tc>
          <w:tcPr>
            <w:tcW w:w="2517" w:type="dxa"/>
          </w:tcPr>
          <w:p w:rsidR="007F0112" w:rsidRPr="00103BAB" w:rsidRDefault="007F0112" w:rsidP="006B7395">
            <w:pPr>
              <w:rPr>
                <w:rFonts w:asciiTheme="majorEastAsia" w:eastAsiaTheme="majorEastAsia" w:hAnsiTheme="majorEastAsia"/>
              </w:rPr>
            </w:pPr>
          </w:p>
        </w:tc>
      </w:tr>
    </w:tbl>
    <w:p w:rsidR="008C03E9" w:rsidRPr="00103BAB" w:rsidRDefault="008C03E9">
      <w:pPr>
        <w:rPr>
          <w:rFonts w:asciiTheme="majorEastAsia" w:eastAsiaTheme="majorEastAsia" w:hAnsiTheme="majorEastAsia"/>
          <w:lang w:val="vi-VN"/>
        </w:rPr>
      </w:pPr>
    </w:p>
    <w:p w:rsidR="008C03E9" w:rsidRPr="00103BAB" w:rsidRDefault="008C03E9" w:rsidP="005F2E1A">
      <w:pPr>
        <w:pStyle w:val="1"/>
        <w:numPr>
          <w:ilvl w:val="0"/>
          <w:numId w:val="8"/>
        </w:numPr>
        <w:rPr>
          <w:rFonts w:asciiTheme="majorEastAsia" w:hAnsiTheme="majorEastAsia"/>
        </w:rPr>
      </w:pPr>
      <w:bookmarkStart w:id="27" w:name="_Toc483178691"/>
      <w:r w:rsidRPr="00103BAB">
        <w:rPr>
          <w:rFonts w:asciiTheme="majorEastAsia" w:hAnsiTheme="majorEastAsia" w:hint="eastAsia"/>
        </w:rPr>
        <w:t>【No.</w:t>
      </w:r>
      <w:r w:rsidRPr="00103BAB">
        <w:rPr>
          <w:rFonts w:asciiTheme="majorEastAsia" w:hAnsiTheme="majorEastAsia" w:hint="eastAsia"/>
          <w:lang w:val="vi-VN"/>
        </w:rPr>
        <w:t>2</w:t>
      </w:r>
      <w:r w:rsidRPr="00103BAB">
        <w:rPr>
          <w:rFonts w:asciiTheme="majorEastAsia" w:hAnsiTheme="majorEastAsia" w:hint="eastAsia"/>
        </w:rPr>
        <w:t xml:space="preserve"> 戻るボタン】</w:t>
      </w:r>
      <w:bookmarkEnd w:id="27"/>
    </w:p>
    <w:tbl>
      <w:tblPr>
        <w:tblStyle w:val="a7"/>
        <w:tblW w:w="0" w:type="auto"/>
        <w:tblLook w:val="04A0" w:firstRow="1" w:lastRow="0" w:firstColumn="1" w:lastColumn="0" w:noHBand="0" w:noVBand="1"/>
      </w:tblPr>
      <w:tblGrid>
        <w:gridCol w:w="2376"/>
        <w:gridCol w:w="1418"/>
        <w:gridCol w:w="1276"/>
        <w:gridCol w:w="3260"/>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2A479770" wp14:editId="17895DAF">
                  <wp:extent cx="615950" cy="228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5950" cy="228600"/>
                          </a:xfrm>
                          <a:prstGeom prst="rect">
                            <a:avLst/>
                          </a:prstGeom>
                        </pic:spPr>
                      </pic:pic>
                    </a:graphicData>
                  </a:graphic>
                </wp:inline>
              </w:drawing>
            </w:r>
          </w:p>
        </w:tc>
        <w:tc>
          <w:tcPr>
            <w:tcW w:w="1418"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保存ボタン</w:t>
            </w:r>
          </w:p>
        </w:tc>
        <w:tc>
          <w:tcPr>
            <w:tcW w:w="1276" w:type="dxa"/>
          </w:tcPr>
          <w:p w:rsidR="007F0112" w:rsidRPr="00103BAB" w:rsidRDefault="007F0112" w:rsidP="008C03E9">
            <w:pPr>
              <w:rPr>
                <w:rFonts w:asciiTheme="majorEastAsia" w:eastAsiaTheme="majorEastAsia" w:hAnsiTheme="majorEastAsia"/>
              </w:rPr>
            </w:pPr>
          </w:p>
        </w:tc>
        <w:tc>
          <w:tcPr>
            <w:tcW w:w="3260" w:type="dxa"/>
          </w:tcPr>
          <w:p w:rsidR="007F0112" w:rsidRPr="00103BAB" w:rsidRDefault="002A700C" w:rsidP="008C03E9">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入力されている物が保存し、「案件詳細」画面に遷移する</w:t>
            </w:r>
          </w:p>
        </w:tc>
        <w:tc>
          <w:tcPr>
            <w:tcW w:w="2517" w:type="dxa"/>
          </w:tcPr>
          <w:p w:rsidR="007F0112" w:rsidRPr="00103BAB" w:rsidRDefault="007F0112" w:rsidP="006B7395">
            <w:pPr>
              <w:rPr>
                <w:rFonts w:asciiTheme="majorEastAsia" w:eastAsiaTheme="majorEastAsia" w:hAnsiTheme="majorEastAsia"/>
              </w:rPr>
            </w:pPr>
          </w:p>
        </w:tc>
      </w:tr>
    </w:tbl>
    <w:p w:rsidR="008C03E9" w:rsidRPr="00103BAB" w:rsidRDefault="008C03E9">
      <w:pPr>
        <w:rPr>
          <w:rFonts w:asciiTheme="majorEastAsia" w:eastAsiaTheme="majorEastAsia" w:hAnsiTheme="majorEastAsia"/>
        </w:rPr>
      </w:pPr>
    </w:p>
    <w:p w:rsidR="008A29D2" w:rsidRPr="00103BAB" w:rsidRDefault="008A29D2" w:rsidP="005F2E1A">
      <w:pPr>
        <w:pStyle w:val="1"/>
        <w:numPr>
          <w:ilvl w:val="0"/>
          <w:numId w:val="8"/>
        </w:numPr>
        <w:rPr>
          <w:rFonts w:asciiTheme="majorEastAsia" w:hAnsiTheme="majorEastAsia"/>
        </w:rPr>
      </w:pPr>
      <w:bookmarkStart w:id="28" w:name="_Toc483178692"/>
      <w:r w:rsidRPr="00103BAB">
        <w:rPr>
          <w:rFonts w:asciiTheme="majorEastAsia" w:hAnsiTheme="majorEastAsia" w:hint="eastAsia"/>
        </w:rPr>
        <w:t>【No.</w:t>
      </w:r>
      <w:r w:rsidRPr="00103BAB">
        <w:rPr>
          <w:rFonts w:asciiTheme="majorEastAsia" w:hAnsiTheme="majorEastAsia" w:hint="eastAsia"/>
          <w:lang w:val="vi-VN"/>
        </w:rPr>
        <w:t>3</w:t>
      </w:r>
      <w:r w:rsidRPr="00103BAB">
        <w:rPr>
          <w:rFonts w:asciiTheme="majorEastAsia" w:hAnsiTheme="majorEastAsia" w:hint="eastAsia"/>
        </w:rPr>
        <w:t xml:space="preserve"> 受付情報項目一覧】</w:t>
      </w:r>
      <w:bookmarkEnd w:id="28"/>
    </w:p>
    <w:tbl>
      <w:tblPr>
        <w:tblStyle w:val="a7"/>
        <w:tblW w:w="0" w:type="auto"/>
        <w:tblLook w:val="04A0" w:firstRow="1" w:lastRow="0" w:firstColumn="1" w:lastColumn="0" w:noHBand="0" w:noVBand="1"/>
      </w:tblPr>
      <w:tblGrid>
        <w:gridCol w:w="2557"/>
        <w:gridCol w:w="1222"/>
        <w:gridCol w:w="955"/>
        <w:gridCol w:w="1003"/>
        <w:gridCol w:w="2664"/>
        <w:gridCol w:w="2446"/>
      </w:tblGrid>
      <w:tr w:rsidR="007F0112" w:rsidRPr="00103BAB" w:rsidTr="007F0112">
        <w:tc>
          <w:tcPr>
            <w:tcW w:w="10847" w:type="dxa"/>
            <w:gridSpan w:val="6"/>
          </w:tcPr>
          <w:p w:rsidR="007F0112" w:rsidRPr="00103BAB" w:rsidRDefault="007F0112" w:rsidP="00193027">
            <w:pPr>
              <w:pStyle w:val="a5"/>
              <w:numPr>
                <w:ilvl w:val="0"/>
                <w:numId w:val="3"/>
              </w:numPr>
              <w:ind w:leftChars="0"/>
              <w:rPr>
                <w:rFonts w:asciiTheme="majorEastAsia" w:eastAsiaTheme="majorEastAsia" w:hAnsiTheme="majorEastAsia"/>
                <w:b/>
              </w:rPr>
            </w:pPr>
            <w:r w:rsidRPr="00103BAB">
              <w:rPr>
                <w:rFonts w:asciiTheme="majorEastAsia" w:eastAsiaTheme="majorEastAsia" w:hAnsiTheme="majorEastAsia" w:hint="eastAsia"/>
                <w:b/>
              </w:rPr>
              <w:t>基本情報</w:t>
            </w:r>
          </w:p>
        </w:tc>
      </w:tr>
      <w:tr w:rsidR="007F0112" w:rsidRPr="00103BAB" w:rsidTr="004E5B15">
        <w:tc>
          <w:tcPr>
            <w:tcW w:w="2557" w:type="dxa"/>
            <w:shd w:val="clear" w:color="auto" w:fill="92D050"/>
          </w:tcPr>
          <w:p w:rsidR="007F0112" w:rsidRPr="00103BAB" w:rsidRDefault="007F0112" w:rsidP="00612F53">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22" w:type="dxa"/>
            <w:shd w:val="clear" w:color="auto" w:fill="92D050"/>
          </w:tcPr>
          <w:p w:rsidR="007F0112" w:rsidRPr="00103BAB" w:rsidRDefault="007F0112" w:rsidP="00612F53">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7F0112" w:rsidRPr="00103BAB" w:rsidRDefault="007F0112" w:rsidP="00612F53">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55" w:type="dxa"/>
            <w:shd w:val="clear" w:color="auto" w:fill="92D050"/>
          </w:tcPr>
          <w:p w:rsidR="00612F53"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7F0112"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3" w:type="dxa"/>
            <w:shd w:val="clear" w:color="auto" w:fill="92D050"/>
          </w:tcPr>
          <w:p w:rsidR="007F0112"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64" w:type="dxa"/>
            <w:shd w:val="clear" w:color="auto" w:fill="92D050"/>
          </w:tcPr>
          <w:p w:rsidR="007F0112"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46" w:type="dxa"/>
            <w:shd w:val="clear" w:color="auto" w:fill="92D050"/>
          </w:tcPr>
          <w:p w:rsidR="007F0112"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受付日時</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日付</w:t>
            </w:r>
          </w:p>
        </w:tc>
        <w:tc>
          <w:tcPr>
            <w:tcW w:w="955" w:type="dxa"/>
          </w:tcPr>
          <w:p w:rsidR="007F0112" w:rsidRPr="00103BAB" w:rsidRDefault="00612F53" w:rsidP="004441E3">
            <w:pPr>
              <w:jc w:val="center"/>
              <w:rPr>
                <w:rFonts w:asciiTheme="majorEastAsia" w:eastAsiaTheme="majorEastAsia" w:hAnsiTheme="majorEastAsia"/>
              </w:rPr>
            </w:pPr>
            <w:r w:rsidRPr="00103BAB">
              <w:rPr>
                <w:rFonts w:asciiTheme="majorEastAsia" w:eastAsiaTheme="majorEastAsia" w:hAnsiTheme="majorEastAsia" w:hint="eastAsia"/>
              </w:rPr>
              <w:t>Date</w:t>
            </w: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Defaultは現在の時間</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BDBCCAF" wp14:editId="0A47FB57">
                  <wp:extent cx="279400" cy="228600"/>
                  <wp:effectExtent l="0" t="0" r="635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400" cy="2286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クリックしたら、以下のよ</w:t>
            </w:r>
            <w:r w:rsidRPr="00103BAB">
              <w:rPr>
                <w:rFonts w:asciiTheme="majorEastAsia" w:eastAsiaTheme="majorEastAsia" w:hAnsiTheme="majorEastAsia" w:hint="eastAsia"/>
                <w:lang w:val="vi-VN"/>
              </w:rPr>
              <w:lastRenderedPageBreak/>
              <w:t>うなカレンダーを表示する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06820111" wp14:editId="446F8F17">
                  <wp:extent cx="1234121" cy="1746322"/>
                  <wp:effectExtent l="0" t="0" r="4445" b="635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37556" cy="1751183"/>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日時を選択したら、上記の「受付日時」に反映させる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承認者</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6D13BC0" wp14:editId="23EDF8C9">
                  <wp:extent cx="285750" cy="215900"/>
                  <wp:effectExtent l="0" t="0" r="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5750" cy="2159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2A700C"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7F0112" w:rsidRPr="00103BAB">
              <w:rPr>
                <w:rFonts w:asciiTheme="majorEastAsia" w:eastAsiaTheme="majorEastAsia" w:hAnsiTheme="majorEastAsia" w:hint="eastAsia"/>
                <w:lang w:val="vi-VN"/>
              </w:rPr>
              <w:t>現在ログインしているユーザのユーザ名で上記の「承認者」項目に反映する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bCs/>
                <w:sz w:val="18"/>
                <w:szCs w:val="18"/>
                <w:shd w:val="clear" w:color="auto" w:fill="FFFFFF"/>
              </w:rPr>
              <w:t>受付方法</w:t>
            </w:r>
          </w:p>
          <w:p w:rsidR="00B977ED" w:rsidRPr="00103BAB" w:rsidRDefault="00B977ED"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7B6E0E28" wp14:editId="48221E40">
                  <wp:extent cx="876300" cy="97790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76300" cy="9779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）の「受付方法」一覧とする</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受付者</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lang w:val="vi-VN"/>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Defaultはログインするユーザ</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5FEF518B" wp14:editId="7B182898">
                  <wp:extent cx="285750" cy="222250"/>
                  <wp:effectExtent l="0" t="0" r="0" b="635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5750" cy="22225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211F55" w:rsidP="006B7395">
            <w:pPr>
              <w:rPr>
                <w:rFonts w:asciiTheme="majorEastAsia" w:eastAsiaTheme="majorEastAsia" w:hAnsiTheme="majorEastAsia"/>
                <w:noProof/>
              </w:rPr>
            </w:pPr>
            <w:r w:rsidRPr="00103BAB">
              <w:rPr>
                <w:rFonts w:asciiTheme="majorEastAsia" w:eastAsiaTheme="majorEastAsia" w:hAnsiTheme="majorEastAsia"/>
              </w:rPr>
              <w:object w:dxaOrig="4380" w:dyaOrig="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64pt" o:ole="">
                  <v:imagedata r:id="rId51" o:title=""/>
                </v:shape>
                <o:OLEObject Type="Embed" ProgID="PBrush" ShapeID="_x0000_i1025" DrawAspect="Content" ObjectID="_1560335662" r:id="rId52"/>
              </w:object>
            </w:r>
          </w:p>
        </w:tc>
        <w:tc>
          <w:tcPr>
            <w:tcW w:w="1222" w:type="dxa"/>
          </w:tcPr>
          <w:p w:rsidR="007F0112" w:rsidRPr="00103BAB" w:rsidRDefault="007F0112" w:rsidP="006B7395">
            <w:pPr>
              <w:rPr>
                <w:rFonts w:asciiTheme="majorEastAsia" w:eastAsiaTheme="majorEastAsia" w:hAnsiTheme="majorEastAsia"/>
                <w:lang w:val="vi-VN"/>
              </w:rPr>
            </w:pP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9B6F83">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選択したユーザが上記の「受付者」項目にユーザ名を反映する</w:t>
            </w: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リスト内容はユーザ一覧とする</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進捗状況</w:t>
            </w:r>
          </w:p>
          <w:p w:rsidR="00B977ED" w:rsidRPr="00103BAB" w:rsidRDefault="00B977ED"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68DA4D05" wp14:editId="19C9B81F">
                  <wp:extent cx="774700" cy="1028700"/>
                  <wp:effectExtent l="0" t="0" r="635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74700" cy="10287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）の「進捗状況」一覧とする</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作成者</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Defaultはログインするユーザ</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6AA9480A" wp14:editId="7B3D8C1C">
                  <wp:extent cx="285750" cy="222250"/>
                  <wp:effectExtent l="0" t="0" r="0" b="635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5750" cy="22225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lastRenderedPageBreak/>
              <w:t>作成日時</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自動作成するもの</w:t>
            </w: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Defaultは現在の時間</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完了日時</w:t>
            </w:r>
          </w:p>
        </w:tc>
        <w:tc>
          <w:tcPr>
            <w:tcW w:w="1222" w:type="dxa"/>
          </w:tcPr>
          <w:p w:rsidR="007F0112" w:rsidRPr="00103BAB" w:rsidRDefault="007F0112" w:rsidP="006B7395">
            <w:pPr>
              <w:rPr>
                <w:rFonts w:asciiTheme="majorEastAsia" w:eastAsiaTheme="majorEastAsia" w:hAnsiTheme="majorEastAsia"/>
                <w:lang w:val="vi-VN"/>
              </w:rPr>
            </w:pP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334FE45" wp14:editId="230B465B">
                  <wp:extent cx="279400" cy="228600"/>
                  <wp:effectExtent l="0" t="0" r="635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400" cy="2286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更新者</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自動作成するもの</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更新日時</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自動作成するもの</w:t>
            </w: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Defaultは現在の時間</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bCs/>
                <w:sz w:val="18"/>
                <w:szCs w:val="18"/>
                <w:shd w:val="clear" w:color="auto" w:fill="FFFFFF"/>
              </w:rPr>
              <w:t>公開</w:t>
            </w:r>
          </w:p>
          <w:p w:rsidR="00B977ED" w:rsidRPr="00103BAB" w:rsidRDefault="00B977ED"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0296C7C3" wp14:editId="6D7A3EE2">
                  <wp:extent cx="1047750" cy="2286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47750" cy="2286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選択ボタン</w:t>
            </w:r>
          </w:p>
        </w:tc>
        <w:tc>
          <w:tcPr>
            <w:tcW w:w="955" w:type="dxa"/>
          </w:tcPr>
          <w:p w:rsidR="007F0112" w:rsidRPr="00103BAB" w:rsidRDefault="007F0112" w:rsidP="004441E3">
            <w:pPr>
              <w:jc w:val="center"/>
              <w:rPr>
                <w:rFonts w:asciiTheme="majorEastAsia" w:eastAsiaTheme="majorEastAsia" w:hAnsiTheme="majorEastAsia"/>
                <w:lang w:val="vi-VN"/>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）の「公開」一覧とする</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申出分類</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5CB430B" wp14:editId="61D7A66E">
                  <wp:extent cx="285750" cy="222250"/>
                  <wp:effectExtent l="0" t="0" r="0" b="635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5750" cy="22225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918B4F6" wp14:editId="33E30388">
                  <wp:extent cx="1357777" cy="856850"/>
                  <wp:effectExtent l="0" t="0" r="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65293" cy="861593"/>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オバレーイ</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選択した申出分類が上記の「申出分類」項目に値を反映する</w:t>
            </w:r>
          </w:p>
        </w:tc>
        <w:tc>
          <w:tcPr>
            <w:tcW w:w="244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）の「申出分類」一覧とする</w:t>
            </w:r>
          </w:p>
          <w:p w:rsidR="007F0112" w:rsidRPr="00103BAB" w:rsidRDefault="007F0112" w:rsidP="006B7395">
            <w:pPr>
              <w:rPr>
                <w:rFonts w:asciiTheme="majorEastAsia" w:eastAsiaTheme="majorEastAsia" w:hAnsiTheme="majorEastAsia"/>
                <w:lang w:val="vi-VN"/>
              </w:rPr>
            </w:pP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・詳細は「申出分類」オバレーイ画面に参照</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キーワード</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「選択」クリックしたら、以下のようなオバレーイを表示する</w:t>
            </w: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複数選択できる</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270B3ACB" wp14:editId="74DB5509">
                  <wp:extent cx="1354614" cy="1534657"/>
                  <wp:effectExtent l="0" t="0" r="0" b="889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53775" cy="1533706"/>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チェックボックリスト</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複数選択でき、選択したものが上記の「キーワード」項目に値を反映する</w:t>
            </w:r>
          </w:p>
        </w:tc>
        <w:tc>
          <w:tcPr>
            <w:tcW w:w="2446" w:type="dxa"/>
          </w:tcPr>
          <w:p w:rsidR="007F0112" w:rsidRPr="00103BAB" w:rsidRDefault="007F0112" w:rsidP="00C466E0">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）の「キーワード」一覧とする</w:t>
            </w:r>
          </w:p>
          <w:p w:rsidR="007F0112" w:rsidRPr="00103BAB" w:rsidRDefault="007F0112" w:rsidP="006B7395">
            <w:pPr>
              <w:rPr>
                <w:rFonts w:asciiTheme="majorEastAsia" w:eastAsiaTheme="majorEastAsia" w:hAnsiTheme="majorEastAsia"/>
                <w:lang w:val="vi-VN"/>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商品名</w:t>
            </w:r>
          </w:p>
        </w:tc>
        <w:tc>
          <w:tcPr>
            <w:tcW w:w="1222" w:type="dxa"/>
          </w:tcPr>
          <w:p w:rsidR="007F0112" w:rsidRPr="00103BAB" w:rsidRDefault="007748FE"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1D5A2B90" wp14:editId="2745FF5E">
                  <wp:extent cx="285750" cy="222250"/>
                  <wp:effectExtent l="0" t="0" r="0" b="635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5750" cy="22225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3627AA3" wp14:editId="34078F9D">
                  <wp:extent cx="1363272" cy="831273"/>
                  <wp:effectExtent l="0" t="0" r="8890" b="6985"/>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63194" cy="831225"/>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オバレーイ</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選択した「商品分類や商品名」が上記の「商品名」項目に値を反映する</w:t>
            </w:r>
          </w:p>
        </w:tc>
        <w:tc>
          <w:tcPr>
            <w:tcW w:w="2446" w:type="dxa"/>
          </w:tcPr>
          <w:p w:rsidR="007F0112" w:rsidRPr="00103BAB" w:rsidRDefault="007F0112" w:rsidP="007970BD">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リスト内容はメンテの「商品分類」一覧とする</w:t>
            </w:r>
          </w:p>
          <w:p w:rsidR="007F0112" w:rsidRPr="00103BAB" w:rsidRDefault="007F0112" w:rsidP="007970BD">
            <w:pPr>
              <w:rPr>
                <w:rFonts w:asciiTheme="majorEastAsia" w:eastAsiaTheme="majorEastAsia" w:hAnsiTheme="majorEastAsia"/>
                <w:lang w:val="vi-VN"/>
              </w:rPr>
            </w:pPr>
          </w:p>
          <w:p w:rsidR="007F0112" w:rsidRPr="00103BAB" w:rsidRDefault="007F0112" w:rsidP="007970BD">
            <w:pPr>
              <w:rPr>
                <w:rFonts w:asciiTheme="majorEastAsia" w:eastAsiaTheme="majorEastAsia" w:hAnsiTheme="majorEastAsia"/>
              </w:rPr>
            </w:pPr>
            <w:r w:rsidRPr="00103BAB">
              <w:rPr>
                <w:rFonts w:asciiTheme="majorEastAsia" w:eastAsiaTheme="majorEastAsia" w:hAnsiTheme="majorEastAsia" w:hint="eastAsia"/>
                <w:lang w:val="vi-VN"/>
              </w:rPr>
              <w:t>・詳細は「商品分類」オ</w:t>
            </w:r>
            <w:r w:rsidRPr="00103BAB">
              <w:rPr>
                <w:rFonts w:asciiTheme="majorEastAsia" w:eastAsiaTheme="majorEastAsia" w:hAnsiTheme="majorEastAsia" w:hint="eastAsia"/>
                <w:lang w:val="vi-VN"/>
              </w:rPr>
              <w:lastRenderedPageBreak/>
              <w:t>バレーイ画面に参照</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lastRenderedPageBreak/>
              <w:t>商品メモ</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申出内容</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リスクセンサ</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メンテにて、申出分類のリスクセンサをチェックした申出（小）分類や商品名が一致した場合、カウントをして表示する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211D500E" wp14:editId="7C94F0A4">
                  <wp:extent cx="1278872" cy="274959"/>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279072" cy="275002"/>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1か月以内</w:t>
            </w: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3か月以内</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受付日時が1か月以内場合や3か月以内場合</w:t>
            </w:r>
          </w:p>
        </w:tc>
        <w:tc>
          <w:tcPr>
            <w:tcW w:w="2446" w:type="dxa"/>
          </w:tcPr>
          <w:p w:rsidR="007F0112" w:rsidRPr="00103BAB" w:rsidRDefault="007F0112" w:rsidP="006B7395">
            <w:pPr>
              <w:rPr>
                <w:rFonts w:asciiTheme="majorEastAsia" w:eastAsiaTheme="majorEastAsia" w:hAnsiTheme="majorEastAsia"/>
              </w:rPr>
            </w:pPr>
          </w:p>
        </w:tc>
      </w:tr>
      <w:tr w:rsidR="00612F53" w:rsidRPr="00103BAB" w:rsidTr="00A66189">
        <w:tc>
          <w:tcPr>
            <w:tcW w:w="10847" w:type="dxa"/>
            <w:gridSpan w:val="6"/>
          </w:tcPr>
          <w:p w:rsidR="00612F53" w:rsidRPr="00103BAB" w:rsidRDefault="00612F53" w:rsidP="00193027">
            <w:pPr>
              <w:pStyle w:val="a5"/>
              <w:numPr>
                <w:ilvl w:val="0"/>
                <w:numId w:val="3"/>
              </w:numPr>
              <w:ind w:leftChars="0"/>
              <w:rPr>
                <w:rFonts w:asciiTheme="majorEastAsia" w:eastAsiaTheme="majorEastAsia" w:hAnsiTheme="majorEastAsia"/>
                <w:b/>
              </w:rPr>
            </w:pPr>
            <w:r w:rsidRPr="00103BAB">
              <w:rPr>
                <w:rFonts w:asciiTheme="majorEastAsia" w:eastAsiaTheme="majorEastAsia" w:hAnsiTheme="majorEastAsia" w:hint="eastAsia"/>
                <w:b/>
              </w:rPr>
              <w:t>顧客情報</w:t>
            </w:r>
          </w:p>
        </w:tc>
      </w:tr>
      <w:tr w:rsidR="00D232E1" w:rsidRPr="00103BAB" w:rsidTr="004E5B15">
        <w:tc>
          <w:tcPr>
            <w:tcW w:w="2557" w:type="dxa"/>
            <w:shd w:val="clear" w:color="auto" w:fill="92D050"/>
          </w:tcPr>
          <w:p w:rsidR="00D232E1" w:rsidRPr="00103BAB" w:rsidRDefault="00D232E1"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22" w:type="dxa"/>
            <w:shd w:val="clear" w:color="auto" w:fill="92D050"/>
          </w:tcPr>
          <w:p w:rsidR="00D232E1" w:rsidRPr="00103BAB" w:rsidRDefault="00D232E1"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D232E1" w:rsidRPr="00103BAB" w:rsidRDefault="00D232E1"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55" w:type="dxa"/>
            <w:shd w:val="clear" w:color="auto" w:fill="92D050"/>
          </w:tcPr>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3" w:type="dxa"/>
            <w:shd w:val="clear" w:color="auto" w:fill="92D050"/>
          </w:tcPr>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64" w:type="dxa"/>
            <w:shd w:val="clear" w:color="auto" w:fill="92D050"/>
          </w:tcPr>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46" w:type="dxa"/>
            <w:shd w:val="clear" w:color="auto" w:fill="92D050"/>
          </w:tcPr>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C01470" w:rsidRPr="00103BAB" w:rsidTr="004E5B15">
        <w:tc>
          <w:tcPr>
            <w:tcW w:w="2557" w:type="dxa"/>
          </w:tcPr>
          <w:p w:rsidR="00C01470" w:rsidRPr="00103BAB" w:rsidRDefault="00C01470"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78E0AF52" wp14:editId="5EB2E4A2">
                  <wp:extent cx="869950" cy="273050"/>
                  <wp:effectExtent l="0" t="0" r="635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869950" cy="273050"/>
                          </a:xfrm>
                          <a:prstGeom prst="rect">
                            <a:avLst/>
                          </a:prstGeom>
                        </pic:spPr>
                      </pic:pic>
                    </a:graphicData>
                  </a:graphic>
                </wp:inline>
              </w:drawing>
            </w:r>
          </w:p>
        </w:tc>
        <w:tc>
          <w:tcPr>
            <w:tcW w:w="1222" w:type="dxa"/>
          </w:tcPr>
          <w:p w:rsidR="00C01470" w:rsidRPr="00103BAB" w:rsidRDefault="00C01470"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C01470" w:rsidRPr="00103BAB" w:rsidRDefault="00C01470" w:rsidP="004441E3">
            <w:pPr>
              <w:jc w:val="center"/>
              <w:rPr>
                <w:rFonts w:asciiTheme="majorEastAsia" w:eastAsiaTheme="majorEastAsia" w:hAnsiTheme="majorEastAsia"/>
              </w:rPr>
            </w:pPr>
          </w:p>
        </w:tc>
        <w:tc>
          <w:tcPr>
            <w:tcW w:w="1003" w:type="dxa"/>
          </w:tcPr>
          <w:p w:rsidR="00C01470" w:rsidRPr="00103BAB" w:rsidRDefault="00C01470" w:rsidP="004441E3">
            <w:pPr>
              <w:jc w:val="center"/>
              <w:rPr>
                <w:rFonts w:asciiTheme="majorEastAsia" w:eastAsiaTheme="majorEastAsia" w:hAnsiTheme="majorEastAsia"/>
                <w:color w:val="FF0000"/>
              </w:rPr>
            </w:pPr>
          </w:p>
        </w:tc>
        <w:tc>
          <w:tcPr>
            <w:tcW w:w="2664" w:type="dxa"/>
          </w:tcPr>
          <w:p w:rsidR="00C01470" w:rsidRPr="00103BAB" w:rsidRDefault="00C01470" w:rsidP="006B7395">
            <w:pPr>
              <w:rPr>
                <w:rFonts w:asciiTheme="majorEastAsia" w:eastAsiaTheme="majorEastAsia" w:hAnsiTheme="majorEastAsia"/>
                <w:lang w:val="vi-VN"/>
              </w:rPr>
            </w:pPr>
            <w:r w:rsidRPr="00103BAB">
              <w:rPr>
                <w:rFonts w:asciiTheme="majorEastAsia" w:eastAsiaTheme="majorEastAsia" w:hAnsiTheme="majorEastAsia" w:hint="eastAsia"/>
              </w:rPr>
              <w:t>クリックしたら、</w:t>
            </w:r>
            <w:r w:rsidR="00825502" w:rsidRPr="00103BAB">
              <w:rPr>
                <w:rFonts w:asciiTheme="majorEastAsia" w:eastAsiaTheme="majorEastAsia" w:hAnsiTheme="majorEastAsia" w:hint="eastAsia"/>
              </w:rPr>
              <w:t>Tab</w:t>
            </w:r>
            <w:r w:rsidRPr="00103BAB">
              <w:rPr>
                <w:rFonts w:asciiTheme="majorEastAsia" w:eastAsiaTheme="majorEastAsia" w:hAnsiTheme="majorEastAsia" w:hint="eastAsia"/>
              </w:rPr>
              <w:t>顧客情報を追加することができる</w:t>
            </w:r>
          </w:p>
        </w:tc>
        <w:tc>
          <w:tcPr>
            <w:tcW w:w="2446" w:type="dxa"/>
          </w:tcPr>
          <w:p w:rsidR="00C01470" w:rsidRPr="00103BAB" w:rsidRDefault="00C01470" w:rsidP="006B7395">
            <w:pPr>
              <w:rPr>
                <w:rFonts w:asciiTheme="majorEastAsia" w:eastAsiaTheme="majorEastAsia" w:hAnsiTheme="majorEastAsia"/>
              </w:rPr>
            </w:pPr>
          </w:p>
        </w:tc>
      </w:tr>
      <w:tr w:rsidR="004E5B15" w:rsidRPr="00103BAB" w:rsidTr="004E5B15">
        <w:tc>
          <w:tcPr>
            <w:tcW w:w="2557" w:type="dxa"/>
          </w:tcPr>
          <w:p w:rsidR="004E5B15" w:rsidRPr="00103BAB" w:rsidRDefault="004E5B15"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FFA00D5" wp14:editId="04FEA707">
                  <wp:extent cx="1479550" cy="292100"/>
                  <wp:effectExtent l="0" t="0" r="635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479550" cy="292100"/>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4E5B15">
            <w:pPr>
              <w:rPr>
                <w:rFonts w:asciiTheme="majorEastAsia" w:eastAsiaTheme="majorEastAsia" w:hAnsiTheme="majorEastAsia"/>
                <w:lang w:val="vi-VN"/>
              </w:rPr>
            </w:pPr>
            <w:r w:rsidRPr="00103BAB">
              <w:rPr>
                <w:rFonts w:asciiTheme="majorEastAsia" w:eastAsiaTheme="majorEastAsia" w:hAnsiTheme="majorEastAsia" w:hint="eastAsia"/>
              </w:rPr>
              <w:t>クリックしたら、</w:t>
            </w:r>
            <w:r w:rsidRPr="00103BAB">
              <w:rPr>
                <w:rFonts w:asciiTheme="majorEastAsia" w:eastAsiaTheme="majorEastAsia" w:hAnsiTheme="majorEastAsia" w:hint="eastAsia"/>
                <w:lang w:val="vi-VN"/>
              </w:rPr>
              <w:t>クリックした</w:t>
            </w:r>
            <w:r w:rsidRPr="00103BAB">
              <w:rPr>
                <w:rFonts w:asciiTheme="majorEastAsia" w:eastAsiaTheme="majorEastAsia" w:hAnsiTheme="majorEastAsia" w:hint="eastAsia"/>
              </w:rPr>
              <w:t>Tab顧客情報を削除する</w:t>
            </w:r>
          </w:p>
        </w:tc>
        <w:tc>
          <w:tcPr>
            <w:tcW w:w="2446" w:type="dxa"/>
          </w:tcPr>
          <w:p w:rsidR="004E5B15" w:rsidRPr="00103BAB" w:rsidRDefault="004E5B15" w:rsidP="006B7395">
            <w:pPr>
              <w:rPr>
                <w:rFonts w:asciiTheme="majorEastAsia" w:eastAsiaTheme="majorEastAsia" w:hAnsiTheme="majorEastAsia"/>
              </w:rPr>
            </w:pP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申出者種別</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）の「申出者種別」一覧とする</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cs="Consolas"/>
                <w:color w:val="222222"/>
                <w:sz w:val="18"/>
                <w:szCs w:val="18"/>
                <w:shd w:val="clear" w:color="auto" w:fill="FFFFFF"/>
              </w:rPr>
              <w:t>特殊顧客種類</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自動反映する、新規場合空白</w:t>
            </w:r>
          </w:p>
        </w:tc>
        <w:tc>
          <w:tcPr>
            <w:tcW w:w="2446" w:type="dxa"/>
          </w:tcPr>
          <w:p w:rsidR="004E5B15" w:rsidRPr="00103BAB" w:rsidRDefault="004E5B15" w:rsidP="006B7395">
            <w:pPr>
              <w:rPr>
                <w:rFonts w:asciiTheme="majorEastAsia" w:eastAsiaTheme="majorEastAsia" w:hAnsiTheme="majorEastAsia"/>
              </w:rPr>
            </w:pP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85568" behindDoc="0" locked="0" layoutInCell="1" allowOverlap="1" wp14:anchorId="385A5B22" wp14:editId="7D670BE7">
                      <wp:simplePos x="0" y="0"/>
                      <wp:positionH relativeFrom="column">
                        <wp:posOffset>763314</wp:posOffset>
                      </wp:positionH>
                      <wp:positionV relativeFrom="paragraph">
                        <wp:posOffset>81280</wp:posOffset>
                      </wp:positionV>
                      <wp:extent cx="485775" cy="485775"/>
                      <wp:effectExtent l="0" t="0" r="0" b="0"/>
                      <wp:wrapNone/>
                      <wp:docPr id="138" name="七角形 13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6208A">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38" o:spid="_x0000_s1061" style="position:absolute;left:0;text-align:left;margin-left:60.1pt;margin-top:6.4pt;width:38.25pt;height:38.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6208A">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84544" behindDoc="0" locked="0" layoutInCell="1" allowOverlap="1" wp14:anchorId="754093FA" wp14:editId="4979CFC9">
                      <wp:simplePos x="0" y="0"/>
                      <wp:positionH relativeFrom="column">
                        <wp:posOffset>-136481</wp:posOffset>
                      </wp:positionH>
                      <wp:positionV relativeFrom="paragraph">
                        <wp:posOffset>75565</wp:posOffset>
                      </wp:positionV>
                      <wp:extent cx="485775" cy="485775"/>
                      <wp:effectExtent l="0" t="0" r="0" b="0"/>
                      <wp:wrapNone/>
                      <wp:docPr id="137" name="七角形 13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6208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37" o:spid="_x0000_s1062" style="position:absolute;left:0;text-align:left;margin-left:-10.75pt;margin-top:5.95pt;width:38.25pt;height:38.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6208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氏名（カナ)</w:t>
            </w:r>
          </w:p>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6125367F" wp14:editId="6BA8963A">
                  <wp:extent cx="1368403" cy="204621"/>
                  <wp:effectExtent l="0" t="0" r="3810" b="508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82860" cy="206783"/>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No.1は「姓」カタカナ</w:t>
            </w:r>
          </w:p>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No.2は「名」カタカナ</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87616" behindDoc="0" locked="0" layoutInCell="1" allowOverlap="1" wp14:anchorId="3D982515" wp14:editId="10D373C5">
                      <wp:simplePos x="0" y="0"/>
                      <wp:positionH relativeFrom="column">
                        <wp:posOffset>760051</wp:posOffset>
                      </wp:positionH>
                      <wp:positionV relativeFrom="paragraph">
                        <wp:posOffset>66040</wp:posOffset>
                      </wp:positionV>
                      <wp:extent cx="485775" cy="485775"/>
                      <wp:effectExtent l="0" t="0" r="0" b="0"/>
                      <wp:wrapNone/>
                      <wp:docPr id="141" name="七角形 14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6208A">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41" o:spid="_x0000_s1063" style="position:absolute;left:0;text-align:left;margin-left:59.85pt;margin-top:5.2pt;width:38.25pt;height:38.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6208A">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86592" behindDoc="0" locked="0" layoutInCell="1" allowOverlap="1" wp14:anchorId="1B0CF794" wp14:editId="5B82A648">
                      <wp:simplePos x="0" y="0"/>
                      <wp:positionH relativeFrom="column">
                        <wp:posOffset>-135890</wp:posOffset>
                      </wp:positionH>
                      <wp:positionV relativeFrom="paragraph">
                        <wp:posOffset>61004</wp:posOffset>
                      </wp:positionV>
                      <wp:extent cx="485775" cy="485775"/>
                      <wp:effectExtent l="0" t="0" r="0" b="0"/>
                      <wp:wrapNone/>
                      <wp:docPr id="140" name="七角形 14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6208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40" o:spid="_x0000_s1064" style="position:absolute;left:0;text-align:left;margin-left:-10.7pt;margin-top:4.8pt;width:38.25pt;height:38.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6208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氏名（漢字)</w:t>
            </w:r>
          </w:p>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3E31F6DE" wp14:editId="1DD86CE8">
                  <wp:extent cx="1368403" cy="204621"/>
                  <wp:effectExtent l="0" t="0" r="3810" b="508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82860" cy="206783"/>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A42AEA">
            <w:pPr>
              <w:rPr>
                <w:rFonts w:asciiTheme="majorEastAsia" w:eastAsiaTheme="majorEastAsia" w:hAnsiTheme="majorEastAsia"/>
              </w:rPr>
            </w:pPr>
            <w:r w:rsidRPr="00103BAB">
              <w:rPr>
                <w:rFonts w:asciiTheme="majorEastAsia" w:eastAsiaTheme="majorEastAsia" w:hAnsiTheme="majorEastAsia" w:hint="eastAsia"/>
              </w:rPr>
              <w:t>No.1は「姓」ひらがな又は漢字</w:t>
            </w:r>
          </w:p>
          <w:p w:rsidR="004E5B15" w:rsidRPr="00103BAB" w:rsidRDefault="004E5B15" w:rsidP="00A42AEA">
            <w:pPr>
              <w:rPr>
                <w:rFonts w:asciiTheme="majorEastAsia" w:eastAsiaTheme="majorEastAsia" w:hAnsiTheme="majorEastAsia"/>
              </w:rPr>
            </w:pPr>
            <w:r w:rsidRPr="00103BAB">
              <w:rPr>
                <w:rFonts w:asciiTheme="majorEastAsia" w:eastAsiaTheme="majorEastAsia" w:hAnsiTheme="majorEastAsia" w:hint="eastAsia"/>
              </w:rPr>
              <w:t>No.2は「名」ひらがな又は漢字</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bCs/>
                <w:sz w:val="18"/>
                <w:szCs w:val="18"/>
                <w:shd w:val="clear" w:color="auto" w:fill="FFFFFF"/>
              </w:rPr>
              <w:t>性別</w:t>
            </w:r>
          </w:p>
          <w:p w:rsidR="004E5B15" w:rsidRPr="00103BAB" w:rsidRDefault="004E5B15"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12D6B3FC" wp14:editId="51C38AC2">
                  <wp:extent cx="1368403" cy="223044"/>
                  <wp:effectExtent l="0" t="0" r="3810" b="571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70979" cy="223464"/>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選択ボタン</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4E5B15" w:rsidRPr="00103BAB" w:rsidRDefault="004E5B15" w:rsidP="00492A71">
            <w:pPr>
              <w:ind w:leftChars="-26" w:left="-55"/>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性別</w:t>
            </w:r>
            <w:r w:rsidRPr="00103BAB">
              <w:rPr>
                <w:rFonts w:asciiTheme="majorEastAsia" w:eastAsiaTheme="majorEastAsia" w:hAnsiTheme="majorEastAsia" w:hint="eastAsia"/>
              </w:rPr>
              <w:t>」一覧とする</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年代</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lastRenderedPageBreak/>
              <w:drawing>
                <wp:inline distT="0" distB="0" distL="0" distR="0" wp14:anchorId="55AF27DD" wp14:editId="3B993F00">
                  <wp:extent cx="469900" cy="787400"/>
                  <wp:effectExtent l="0" t="0" r="635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9900" cy="787400"/>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DC02A4">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4E5B15" w:rsidRPr="00103BAB" w:rsidRDefault="004E5B15" w:rsidP="00DC02A4">
            <w:pPr>
              <w:rPr>
                <w:rFonts w:asciiTheme="majorEastAsia" w:eastAsiaTheme="majorEastAsia" w:hAnsiTheme="majorEastAsia"/>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年代</w:t>
            </w:r>
            <w:r w:rsidRPr="00103BAB">
              <w:rPr>
                <w:rFonts w:asciiTheme="majorEastAsia" w:eastAsiaTheme="majorEastAsia" w:hAnsiTheme="majorEastAsia" w:hint="eastAsia"/>
              </w:rPr>
              <w:t>」一覧とする</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郵便番号</w:t>
            </w:r>
          </w:p>
        </w:tc>
        <w:tc>
          <w:tcPr>
            <w:tcW w:w="1222" w:type="dxa"/>
          </w:tcPr>
          <w:p w:rsidR="004E5B15" w:rsidRPr="00103BAB" w:rsidRDefault="004E5B15" w:rsidP="006B7395">
            <w:pPr>
              <w:rPr>
                <w:rFonts w:asciiTheme="majorEastAsia" w:eastAsiaTheme="majorEastAsia" w:hAnsiTheme="majorEastAsia"/>
                <w:lang w:val="vi-VN"/>
              </w:rPr>
            </w:pP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5桁以上入力された場合、自動的で「住所」テーブルに参照し「都道府県や住所や</w:t>
            </w:r>
            <w:r w:rsidRPr="00103BAB">
              <w:rPr>
                <w:rFonts w:asciiTheme="majorEastAsia" w:eastAsiaTheme="majorEastAsia" w:hAnsiTheme="majorEastAsia"/>
                <w:bCs/>
                <w:sz w:val="18"/>
                <w:szCs w:val="18"/>
                <w:shd w:val="clear" w:color="auto" w:fill="FFFFFF"/>
              </w:rPr>
              <w:t>住所（カナ）</w:t>
            </w:r>
            <w:r w:rsidRPr="00103BAB">
              <w:rPr>
                <w:rFonts w:asciiTheme="majorEastAsia" w:eastAsiaTheme="majorEastAsia" w:hAnsiTheme="majorEastAsia" w:hint="eastAsia"/>
              </w:rPr>
              <w:t>」データを取って来て以下の「都道府県や住所や</w:t>
            </w:r>
            <w:r w:rsidRPr="00103BAB">
              <w:rPr>
                <w:rFonts w:asciiTheme="majorEastAsia" w:eastAsiaTheme="majorEastAsia" w:hAnsiTheme="majorEastAsia"/>
                <w:bCs/>
                <w:sz w:val="18"/>
                <w:szCs w:val="18"/>
                <w:shd w:val="clear" w:color="auto" w:fill="FFFFFF"/>
              </w:rPr>
              <w:t>住所（カナ）</w:t>
            </w:r>
            <w:r w:rsidRPr="00103BAB">
              <w:rPr>
                <w:rFonts w:asciiTheme="majorEastAsia" w:eastAsiaTheme="majorEastAsia" w:hAnsiTheme="majorEastAsia" w:hint="eastAsia"/>
              </w:rPr>
              <w:t>」に反映する</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都道府県</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112A431" wp14:editId="4331A053">
                  <wp:extent cx="508000" cy="1066800"/>
                  <wp:effectExtent l="0" t="0" r="635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000" cy="1066800"/>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F81725">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4E5B15" w:rsidRPr="00103BAB" w:rsidRDefault="004E5B15" w:rsidP="00F81725">
            <w:pPr>
              <w:rPr>
                <w:rFonts w:asciiTheme="majorEastAsia" w:eastAsiaTheme="majorEastAsia" w:hAnsiTheme="majorEastAsia"/>
              </w:rPr>
            </w:pPr>
            <w:r w:rsidRPr="00103BAB">
              <w:rPr>
                <w:rFonts w:asciiTheme="majorEastAsia" w:eastAsiaTheme="majorEastAsia" w:hAnsiTheme="majorEastAsia" w:hint="eastAsia"/>
              </w:rPr>
              <w:t>リスト内容はシステム内に入れた「都道府県」データとする</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住所</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住所（カナ）</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912192" behindDoc="0" locked="0" layoutInCell="1" allowOverlap="1" wp14:anchorId="61E076A7" wp14:editId="7B34DC8D">
                      <wp:simplePos x="0" y="0"/>
                      <wp:positionH relativeFrom="column">
                        <wp:posOffset>1196340</wp:posOffset>
                      </wp:positionH>
                      <wp:positionV relativeFrom="paragraph">
                        <wp:posOffset>83820</wp:posOffset>
                      </wp:positionV>
                      <wp:extent cx="485775" cy="485775"/>
                      <wp:effectExtent l="0" t="0" r="0" b="0"/>
                      <wp:wrapNone/>
                      <wp:docPr id="357" name="七角形 35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5021C2">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57" o:spid="_x0000_s1065" style="position:absolute;left:0;text-align:left;margin-left:94.2pt;margin-top:6.6pt;width:38.25pt;height:38.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5021C2">
                            <w:pPr>
                              <w:jc w:val="center"/>
                              <w:rPr>
                                <w:b/>
                                <w:color w:val="FF0000"/>
                                <w:sz w:val="24"/>
                                <w:szCs w:val="24"/>
                              </w:rPr>
                            </w:pPr>
                            <w:r w:rsidRPr="00673E52">
                              <w:rPr>
                                <w:rFonts w:hint="eastAsia"/>
                                <w:b/>
                                <w:color w:val="FF0000"/>
                                <w:sz w:val="24"/>
                                <w:szCs w:val="24"/>
                              </w:rPr>
                              <w:t>1</w:t>
                            </w:r>
                          </w:p>
                        </w:txbxContent>
                      </v:textbox>
                    </v:shape>
                  </w:pict>
                </mc:Fallback>
              </mc:AlternateContent>
            </w:r>
            <w:r w:rsidR="004E5B15" w:rsidRPr="00103BAB">
              <w:rPr>
                <w:rFonts w:asciiTheme="majorEastAsia" w:eastAsiaTheme="majorEastAsia" w:hAnsiTheme="majorEastAsia"/>
                <w:bCs/>
                <w:sz w:val="18"/>
                <w:szCs w:val="18"/>
                <w:shd w:val="clear" w:color="auto" w:fill="FFFFFF"/>
              </w:rPr>
              <w:t>電話番号</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5021C2" w:rsidRPr="00103BAB" w:rsidTr="004E5B15">
        <w:tc>
          <w:tcPr>
            <w:tcW w:w="2557" w:type="dxa"/>
          </w:tcPr>
          <w:p w:rsidR="005021C2" w:rsidRPr="00103BAB" w:rsidRDefault="005021C2"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910144" behindDoc="0" locked="0" layoutInCell="1" allowOverlap="1" wp14:anchorId="35FDFF0A" wp14:editId="6C2DF92C">
                      <wp:simplePos x="0" y="0"/>
                      <wp:positionH relativeFrom="column">
                        <wp:posOffset>788035</wp:posOffset>
                      </wp:positionH>
                      <wp:positionV relativeFrom="paragraph">
                        <wp:posOffset>-635</wp:posOffset>
                      </wp:positionV>
                      <wp:extent cx="485775" cy="485775"/>
                      <wp:effectExtent l="0" t="0" r="0" b="0"/>
                      <wp:wrapNone/>
                      <wp:docPr id="354" name="七角形 35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725A6D">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54" o:spid="_x0000_s1066" style="position:absolute;left:0;text-align:left;margin-left:62.05pt;margin-top:-.05pt;width:38.25pt;height:38.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725A6D">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3ABD0552" wp14:editId="0081E9B1">
                  <wp:extent cx="1368401" cy="153466"/>
                  <wp:effectExtent l="0" t="0" r="3810" b="0"/>
                  <wp:docPr id="356" name="図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69216" cy="153557"/>
                          </a:xfrm>
                          <a:prstGeom prst="rect">
                            <a:avLst/>
                          </a:prstGeom>
                        </pic:spPr>
                      </pic:pic>
                    </a:graphicData>
                  </a:graphic>
                </wp:inline>
              </w:drawing>
            </w:r>
          </w:p>
        </w:tc>
        <w:tc>
          <w:tcPr>
            <w:tcW w:w="1222" w:type="dxa"/>
          </w:tcPr>
          <w:p w:rsidR="005021C2" w:rsidRPr="00103BAB" w:rsidRDefault="005021C2" w:rsidP="006B7395">
            <w:pPr>
              <w:rPr>
                <w:rFonts w:asciiTheme="majorEastAsia" w:eastAsiaTheme="majorEastAsia" w:hAnsiTheme="majorEastAsia"/>
                <w:lang w:val="vi-VN"/>
              </w:rPr>
            </w:pP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4B1402">
            <w:pPr>
              <w:rPr>
                <w:rFonts w:asciiTheme="majorEastAsia" w:eastAsiaTheme="majorEastAsia" w:hAnsiTheme="majorEastAsia"/>
              </w:rPr>
            </w:pPr>
            <w:r w:rsidRPr="00103BAB">
              <w:rPr>
                <w:rFonts w:asciiTheme="majorEastAsia" w:eastAsiaTheme="majorEastAsia" w:hAnsiTheme="majorEastAsia" w:hint="eastAsia"/>
              </w:rPr>
              <w:t>No.1ボタンをクリックしたら、「電話番号」入力欄を追加される</w:t>
            </w:r>
          </w:p>
          <w:p w:rsidR="005021C2" w:rsidRPr="00103BAB" w:rsidRDefault="005021C2" w:rsidP="004B1402">
            <w:pPr>
              <w:rPr>
                <w:rFonts w:asciiTheme="majorEastAsia" w:eastAsiaTheme="majorEastAsia" w:hAnsiTheme="majorEastAsia"/>
              </w:rPr>
            </w:pPr>
            <w:r w:rsidRPr="00103BAB">
              <w:rPr>
                <w:rFonts w:asciiTheme="majorEastAsia" w:eastAsiaTheme="majorEastAsia" w:hAnsiTheme="majorEastAsia" w:hint="eastAsia"/>
              </w:rPr>
              <w:t>No.2選択ボックスをクリックしたら、以下の「区分」選択ボックスを表示する</w:t>
            </w:r>
          </w:p>
        </w:tc>
        <w:tc>
          <w:tcPr>
            <w:tcW w:w="2446" w:type="dxa"/>
          </w:tcPr>
          <w:p w:rsidR="005021C2" w:rsidRPr="00103BAB" w:rsidRDefault="005021C2" w:rsidP="006B7395">
            <w:pPr>
              <w:rPr>
                <w:rFonts w:asciiTheme="majorEastAsia" w:eastAsiaTheme="majorEastAsia" w:hAnsiTheme="majorEastAsia"/>
              </w:rPr>
            </w:pP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908096" behindDoc="0" locked="0" layoutInCell="1" allowOverlap="1" wp14:anchorId="12EEE90B" wp14:editId="726F183F">
                      <wp:simplePos x="0" y="0"/>
                      <wp:positionH relativeFrom="column">
                        <wp:posOffset>1189990</wp:posOffset>
                      </wp:positionH>
                      <wp:positionV relativeFrom="paragraph">
                        <wp:posOffset>71120</wp:posOffset>
                      </wp:positionV>
                      <wp:extent cx="485775" cy="485775"/>
                      <wp:effectExtent l="0" t="0" r="0" b="0"/>
                      <wp:wrapNone/>
                      <wp:docPr id="150" name="七角形 15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725A6D">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0" o:spid="_x0000_s1067" style="position:absolute;left:0;text-align:left;margin-left:93.7pt;margin-top:5.6pt;width:38.25pt;height:38.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BsmwIAAHY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725A6D">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携帯番号</w:t>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p>
        </w:tc>
        <w:tc>
          <w:tcPr>
            <w:tcW w:w="2446"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909120" behindDoc="0" locked="0" layoutInCell="1" allowOverlap="1" wp14:anchorId="2B0218A5" wp14:editId="0A783575">
                      <wp:simplePos x="0" y="0"/>
                      <wp:positionH relativeFrom="column">
                        <wp:posOffset>788035</wp:posOffset>
                      </wp:positionH>
                      <wp:positionV relativeFrom="paragraph">
                        <wp:posOffset>-635</wp:posOffset>
                      </wp:positionV>
                      <wp:extent cx="485775" cy="485775"/>
                      <wp:effectExtent l="0" t="0" r="0" b="0"/>
                      <wp:wrapNone/>
                      <wp:docPr id="151" name="七角形 15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725A6D">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1" o:spid="_x0000_s1068" style="position:absolute;left:0;text-align:left;margin-left:62.05pt;margin-top:-.05pt;width:38.25pt;height:38.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725A6D">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40A76FDE" wp14:editId="727B717C">
                  <wp:extent cx="1368401" cy="153466"/>
                  <wp:effectExtent l="0" t="0" r="381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69216" cy="153557"/>
                          </a:xfrm>
                          <a:prstGeom prst="rect">
                            <a:avLst/>
                          </a:prstGeom>
                        </pic:spPr>
                      </pic:pic>
                    </a:graphicData>
                  </a:graphic>
                </wp:inline>
              </w:drawing>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026166">
            <w:pPr>
              <w:rPr>
                <w:rFonts w:asciiTheme="majorEastAsia" w:eastAsiaTheme="majorEastAsia" w:hAnsiTheme="majorEastAsia"/>
              </w:rPr>
            </w:pPr>
            <w:r w:rsidRPr="00103BAB">
              <w:rPr>
                <w:rFonts w:asciiTheme="majorEastAsia" w:eastAsiaTheme="majorEastAsia" w:hAnsiTheme="majorEastAsia" w:hint="eastAsia"/>
              </w:rPr>
              <w:t>No.1ボタンをクリックしたら、「電話番号」入力欄を追加される</w:t>
            </w:r>
          </w:p>
          <w:p w:rsidR="005021C2" w:rsidRPr="00103BAB" w:rsidRDefault="005021C2" w:rsidP="00026166">
            <w:pPr>
              <w:rPr>
                <w:rFonts w:asciiTheme="majorEastAsia" w:eastAsiaTheme="majorEastAsia" w:hAnsiTheme="majorEastAsia"/>
              </w:rPr>
            </w:pPr>
            <w:r w:rsidRPr="00103BAB">
              <w:rPr>
                <w:rFonts w:asciiTheme="majorEastAsia" w:eastAsiaTheme="majorEastAsia" w:hAnsiTheme="majorEastAsia" w:hint="eastAsia"/>
              </w:rPr>
              <w:t>No.2選択ボックスをクリックしたら、以下の「区分」選択ボックスを表示する</w:t>
            </w:r>
          </w:p>
        </w:tc>
        <w:tc>
          <w:tcPr>
            <w:tcW w:w="2446" w:type="dxa"/>
          </w:tcPr>
          <w:p w:rsidR="005021C2" w:rsidRPr="00103BAB" w:rsidRDefault="005021C2" w:rsidP="006B7395">
            <w:pPr>
              <w:rPr>
                <w:rFonts w:asciiTheme="majorEastAsia" w:eastAsiaTheme="majorEastAsia" w:hAnsiTheme="majorEastAsia"/>
              </w:rPr>
            </w:pPr>
          </w:p>
        </w:tc>
      </w:tr>
      <w:tr w:rsidR="005021C2" w:rsidRPr="00103BAB" w:rsidTr="004E5B15">
        <w:tc>
          <w:tcPr>
            <w:tcW w:w="2557" w:type="dxa"/>
          </w:tcPr>
          <w:p w:rsidR="005021C2" w:rsidRPr="00103BAB" w:rsidRDefault="005021C2" w:rsidP="006B7395">
            <w:pPr>
              <w:rPr>
                <w:rFonts w:asciiTheme="majorEastAsia" w:eastAsiaTheme="majorEastAsia" w:hAnsiTheme="majorEastAsia"/>
                <w:noProof/>
              </w:rPr>
            </w:pPr>
            <w:r w:rsidRPr="00103BAB">
              <w:rPr>
                <w:rFonts w:asciiTheme="majorEastAsia" w:eastAsiaTheme="majorEastAsia" w:hAnsiTheme="majorEastAsia"/>
                <w:bCs/>
                <w:sz w:val="18"/>
                <w:szCs w:val="18"/>
                <w:shd w:val="clear" w:color="auto" w:fill="FFFFFF"/>
              </w:rPr>
              <w:t>区分</w:t>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5021C2" w:rsidRPr="00103BAB" w:rsidRDefault="005021C2" w:rsidP="00492A71">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5021C2" w:rsidRPr="00103BAB" w:rsidRDefault="005021C2" w:rsidP="006B7395">
            <w:pPr>
              <w:rPr>
                <w:rFonts w:asciiTheme="majorEastAsia" w:eastAsiaTheme="majorEastAsia" w:hAnsiTheme="majorEastAsia"/>
              </w:rPr>
            </w:pP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lastRenderedPageBreak/>
              <w:drawing>
                <wp:inline distT="0" distB="0" distL="0" distR="0" wp14:anchorId="04BD9A16" wp14:editId="78CCF104">
                  <wp:extent cx="381000" cy="679450"/>
                  <wp:effectExtent l="0" t="0" r="0" b="635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1000" cy="679450"/>
                          </a:xfrm>
                          <a:prstGeom prst="rect">
                            <a:avLst/>
                          </a:prstGeom>
                        </pic:spPr>
                      </pic:pic>
                    </a:graphicData>
                  </a:graphic>
                </wp:inline>
              </w:drawing>
            </w:r>
          </w:p>
        </w:tc>
        <w:tc>
          <w:tcPr>
            <w:tcW w:w="1222" w:type="dxa"/>
          </w:tcPr>
          <w:p w:rsidR="005021C2" w:rsidRPr="00103BAB" w:rsidRDefault="005021C2" w:rsidP="006B7395">
            <w:pPr>
              <w:rPr>
                <w:rFonts w:asciiTheme="majorEastAsia" w:eastAsiaTheme="majorEastAsia" w:hAnsiTheme="majorEastAsia"/>
                <w:lang w:val="vi-VN"/>
              </w:rPr>
            </w:pP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p>
        </w:tc>
        <w:tc>
          <w:tcPr>
            <w:tcW w:w="2446"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rPr>
              <w:t>リスト内容はシステム内に入れた「区分」データとする</w:t>
            </w: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ﾒｰﾙｱﾄﾞﾚｽ</w:t>
            </w:r>
          </w:p>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69471B0A" wp14:editId="67E540BF">
                  <wp:extent cx="1387586" cy="204621"/>
                  <wp:effectExtent l="0" t="0" r="3175" b="508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89291" cy="204872"/>
                          </a:xfrm>
                          <a:prstGeom prst="rect">
                            <a:avLst/>
                          </a:prstGeom>
                        </pic:spPr>
                      </pic:pic>
                    </a:graphicData>
                  </a:graphic>
                </wp:inline>
              </w:drawing>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p>
        </w:tc>
        <w:tc>
          <w:tcPr>
            <w:tcW w:w="2446"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備考</w:t>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p>
        </w:tc>
        <w:tc>
          <w:tcPr>
            <w:tcW w:w="2446"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5021C2" w:rsidRPr="00103BAB" w:rsidTr="00A66189">
        <w:tc>
          <w:tcPr>
            <w:tcW w:w="10847" w:type="dxa"/>
            <w:gridSpan w:val="6"/>
          </w:tcPr>
          <w:p w:rsidR="005021C2" w:rsidRPr="00103BAB" w:rsidRDefault="005021C2" w:rsidP="00AB034F">
            <w:pPr>
              <w:rPr>
                <w:rFonts w:asciiTheme="majorEastAsia" w:eastAsiaTheme="majorEastAsia" w:hAnsiTheme="majorEastAsia"/>
              </w:rPr>
            </w:pPr>
            <w:r w:rsidRPr="00103BAB">
              <w:rPr>
                <w:rFonts w:asciiTheme="majorEastAsia" w:eastAsiaTheme="majorEastAsia" w:hAnsiTheme="majorEastAsia" w:hint="eastAsia"/>
              </w:rPr>
              <w:t>●注意：「顧客情報」を登録条件は以下の項目はどっちか値があった場合</w:t>
            </w:r>
          </w:p>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rPr>
              <w:t>「申出分類、氏名（カナ）、氏名（漢字）、郵便番号、都道府県、住所、住所（カナ）、備考、電話番号、携帯電話、</w:t>
            </w:r>
            <w:r w:rsidRPr="00103BAB">
              <w:rPr>
                <w:rFonts w:asciiTheme="majorEastAsia" w:eastAsiaTheme="majorEastAsia" w:hAnsiTheme="majorEastAsia"/>
                <w:bCs/>
                <w:sz w:val="18"/>
                <w:szCs w:val="18"/>
                <w:shd w:val="clear" w:color="auto" w:fill="FFFFFF"/>
              </w:rPr>
              <w:t>ﾒｰﾙｱﾄﾞﾚｽ</w:t>
            </w:r>
            <w:r w:rsidRPr="00103BAB">
              <w:rPr>
                <w:rFonts w:asciiTheme="majorEastAsia" w:eastAsiaTheme="majorEastAsia" w:hAnsiTheme="majorEastAsia" w:hint="eastAsia"/>
              </w:rPr>
              <w:t>」</w:t>
            </w:r>
          </w:p>
        </w:tc>
      </w:tr>
    </w:tbl>
    <w:p w:rsidR="008E1709" w:rsidRPr="00103BAB" w:rsidRDefault="008E1709" w:rsidP="00691FFC">
      <w:pPr>
        <w:rPr>
          <w:rFonts w:asciiTheme="majorEastAsia" w:eastAsiaTheme="majorEastAsia" w:hAnsiTheme="majorEastAsia"/>
        </w:rPr>
      </w:pPr>
    </w:p>
    <w:p w:rsidR="00691FFC" w:rsidRPr="00103BAB" w:rsidRDefault="00691FFC" w:rsidP="005F2E1A">
      <w:pPr>
        <w:pStyle w:val="1"/>
        <w:numPr>
          <w:ilvl w:val="0"/>
          <w:numId w:val="8"/>
        </w:numPr>
        <w:rPr>
          <w:rFonts w:asciiTheme="majorEastAsia" w:hAnsiTheme="majorEastAsia"/>
        </w:rPr>
      </w:pPr>
      <w:bookmarkStart w:id="29" w:name="_Toc483178693"/>
      <w:r w:rsidRPr="00103BAB">
        <w:rPr>
          <w:rFonts w:asciiTheme="majorEastAsia" w:hAnsiTheme="majorEastAsia" w:hint="eastAsia"/>
        </w:rPr>
        <w:t>【No.</w:t>
      </w:r>
      <w:r w:rsidRPr="00103BAB">
        <w:rPr>
          <w:rFonts w:asciiTheme="majorEastAsia" w:hAnsiTheme="majorEastAsia" w:hint="eastAsia"/>
          <w:lang w:val="vi-VN"/>
        </w:rPr>
        <w:t>4、</w:t>
      </w:r>
      <w:r w:rsidRPr="00103BAB">
        <w:rPr>
          <w:rFonts w:asciiTheme="majorEastAsia" w:hAnsiTheme="majorEastAsia" w:hint="eastAsia"/>
        </w:rPr>
        <w:t>No.5 カスタマイズTab】</w:t>
      </w:r>
      <w:bookmarkEnd w:id="29"/>
    </w:p>
    <w:tbl>
      <w:tblPr>
        <w:tblStyle w:val="a7"/>
        <w:tblW w:w="0" w:type="auto"/>
        <w:tblLook w:val="04A0" w:firstRow="1" w:lastRow="0" w:firstColumn="1" w:lastColumn="0" w:noHBand="0" w:noVBand="1"/>
      </w:tblPr>
      <w:tblGrid>
        <w:gridCol w:w="2436"/>
        <w:gridCol w:w="1241"/>
        <w:gridCol w:w="962"/>
        <w:gridCol w:w="1017"/>
        <w:gridCol w:w="2712"/>
        <w:gridCol w:w="2479"/>
      </w:tblGrid>
      <w:tr w:rsidR="00EC03FC" w:rsidRPr="00103BAB" w:rsidTr="00A66189">
        <w:tc>
          <w:tcPr>
            <w:tcW w:w="10847" w:type="dxa"/>
            <w:gridSpan w:val="6"/>
          </w:tcPr>
          <w:p w:rsidR="00EC03FC" w:rsidRPr="00103BAB" w:rsidRDefault="00EC03FC" w:rsidP="00A66189">
            <w:pPr>
              <w:pStyle w:val="a5"/>
              <w:numPr>
                <w:ilvl w:val="0"/>
                <w:numId w:val="3"/>
              </w:numPr>
              <w:ind w:leftChars="0"/>
              <w:rPr>
                <w:rFonts w:asciiTheme="majorEastAsia" w:eastAsiaTheme="majorEastAsia" w:hAnsiTheme="majorEastAsia"/>
                <w:b/>
              </w:rPr>
            </w:pPr>
            <w:r w:rsidRPr="00103BAB">
              <w:rPr>
                <w:rFonts w:asciiTheme="majorEastAsia" w:eastAsiaTheme="majorEastAsia" w:hAnsiTheme="majorEastAsia" w:hint="eastAsia"/>
                <w:b/>
              </w:rPr>
              <w:t>カスタマイズ</w:t>
            </w:r>
          </w:p>
        </w:tc>
      </w:tr>
      <w:tr w:rsidR="00EC03FC" w:rsidRPr="00103BAB" w:rsidTr="00A66189">
        <w:tc>
          <w:tcPr>
            <w:tcW w:w="2406" w:type="dxa"/>
            <w:shd w:val="clear" w:color="auto" w:fill="92D050"/>
          </w:tcPr>
          <w:p w:rsidR="00EC03FC" w:rsidRPr="00103BAB" w:rsidRDefault="00EC03FC"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EC03FC" w:rsidRPr="00103BAB" w:rsidRDefault="00EC03FC"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EC03FC" w:rsidRPr="00103BAB" w:rsidRDefault="00EC03FC"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EC03FC" w:rsidRPr="00103BAB" w:rsidTr="00A66189">
        <w:tc>
          <w:tcPr>
            <w:tcW w:w="2406" w:type="dxa"/>
          </w:tcPr>
          <w:p w:rsidR="00EC03FC" w:rsidRPr="00103BAB" w:rsidRDefault="00EC03FC"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rPr>
              <w:t>自動カスタマイズ項目</w:t>
            </w:r>
          </w:p>
          <w:p w:rsidR="00DA0EE5" w:rsidRPr="00103BAB" w:rsidRDefault="00DA0EE5"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60F1D1BA" wp14:editId="3807AD74">
                  <wp:extent cx="1404971" cy="1035050"/>
                  <wp:effectExtent l="0" t="0" r="508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05186" cy="1035209"/>
                          </a:xfrm>
                          <a:prstGeom prst="rect">
                            <a:avLst/>
                          </a:prstGeom>
                        </pic:spPr>
                      </pic:pic>
                    </a:graphicData>
                  </a:graphic>
                </wp:inline>
              </w:drawing>
            </w:r>
          </w:p>
        </w:tc>
        <w:tc>
          <w:tcPr>
            <w:tcW w:w="1246" w:type="dxa"/>
          </w:tcPr>
          <w:p w:rsidR="00EC03FC" w:rsidRPr="00103BAB" w:rsidRDefault="00EC03FC" w:rsidP="00EC03FC">
            <w:pPr>
              <w:rPr>
                <w:rFonts w:asciiTheme="majorEastAsia" w:eastAsiaTheme="majorEastAsia" w:hAnsiTheme="majorEastAsia"/>
                <w:lang w:val="vi-VN"/>
              </w:rPr>
            </w:pPr>
          </w:p>
        </w:tc>
        <w:tc>
          <w:tcPr>
            <w:tcW w:w="965" w:type="dxa"/>
          </w:tcPr>
          <w:p w:rsidR="00EC03FC" w:rsidRPr="00103BAB" w:rsidRDefault="00EC03FC" w:rsidP="00A66189">
            <w:pPr>
              <w:jc w:val="center"/>
              <w:rPr>
                <w:rFonts w:asciiTheme="majorEastAsia" w:eastAsiaTheme="majorEastAsia" w:hAnsiTheme="majorEastAsia"/>
              </w:rPr>
            </w:pPr>
          </w:p>
        </w:tc>
        <w:tc>
          <w:tcPr>
            <w:tcW w:w="1020" w:type="dxa"/>
          </w:tcPr>
          <w:p w:rsidR="00EC03FC" w:rsidRPr="00103BAB" w:rsidRDefault="00EC03FC" w:rsidP="00A66189">
            <w:pPr>
              <w:jc w:val="center"/>
              <w:rPr>
                <w:rFonts w:asciiTheme="majorEastAsia" w:eastAsiaTheme="majorEastAsia" w:hAnsiTheme="majorEastAsia"/>
                <w:color w:val="FF0000"/>
              </w:rPr>
            </w:pPr>
          </w:p>
        </w:tc>
        <w:tc>
          <w:tcPr>
            <w:tcW w:w="2719" w:type="dxa"/>
          </w:tcPr>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１、</w:t>
            </w:r>
            <w:proofErr w:type="spellStart"/>
            <w:r w:rsidRPr="00103BAB">
              <w:rPr>
                <w:rFonts w:asciiTheme="majorEastAsia" w:eastAsiaTheme="majorEastAsia" w:hAnsiTheme="majorEastAsia" w:hint="eastAsia"/>
              </w:rPr>
              <w:t>CheckBox</w:t>
            </w:r>
            <w:proofErr w:type="spellEnd"/>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２、</w:t>
            </w:r>
            <w:proofErr w:type="spellStart"/>
            <w:r w:rsidRPr="00103BAB">
              <w:rPr>
                <w:rFonts w:asciiTheme="majorEastAsia" w:eastAsiaTheme="majorEastAsia" w:hAnsiTheme="majorEastAsia" w:hint="eastAsia"/>
              </w:rPr>
              <w:t>CheckBoxList</w:t>
            </w:r>
            <w:proofErr w:type="spellEnd"/>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３、Date、</w:t>
            </w:r>
            <w:proofErr w:type="spellStart"/>
            <w:r w:rsidRPr="00103BAB">
              <w:rPr>
                <w:rFonts w:asciiTheme="majorEastAsia" w:eastAsiaTheme="majorEastAsia" w:hAnsiTheme="majorEastAsia" w:hint="eastAsia"/>
              </w:rPr>
              <w:t>DateTime</w:t>
            </w:r>
            <w:proofErr w:type="spellEnd"/>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４、Label</w:t>
            </w:r>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５、Number</w:t>
            </w:r>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６、</w:t>
            </w:r>
            <w:proofErr w:type="spellStart"/>
            <w:r w:rsidRPr="00103BAB">
              <w:rPr>
                <w:rFonts w:asciiTheme="majorEastAsia" w:eastAsiaTheme="majorEastAsia" w:hAnsiTheme="majorEastAsia" w:hint="eastAsia"/>
              </w:rPr>
              <w:t>RadioList</w:t>
            </w:r>
            <w:proofErr w:type="spellEnd"/>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７、</w:t>
            </w:r>
            <w:r w:rsidR="00B92365" w:rsidRPr="00103BAB">
              <w:rPr>
                <w:rFonts w:asciiTheme="majorEastAsia" w:eastAsiaTheme="majorEastAsia" w:hAnsiTheme="majorEastAsia" w:hint="eastAsia"/>
              </w:rPr>
              <w:t>Select</w:t>
            </w:r>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８、</w:t>
            </w:r>
            <w:r w:rsidR="00B92365" w:rsidRPr="00103BAB">
              <w:rPr>
                <w:rFonts w:asciiTheme="majorEastAsia" w:eastAsiaTheme="majorEastAsia" w:hAnsiTheme="majorEastAsia" w:hint="eastAsia"/>
              </w:rPr>
              <w:t>Text</w:t>
            </w:r>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９、</w:t>
            </w:r>
            <w:proofErr w:type="spellStart"/>
            <w:r w:rsidR="00B92365" w:rsidRPr="00103BAB">
              <w:rPr>
                <w:rFonts w:asciiTheme="majorEastAsia" w:eastAsiaTheme="majorEastAsia" w:hAnsiTheme="majorEastAsia" w:hint="eastAsia"/>
              </w:rPr>
              <w:t>TextArea</w:t>
            </w:r>
            <w:proofErr w:type="spellEnd"/>
          </w:p>
        </w:tc>
        <w:tc>
          <w:tcPr>
            <w:tcW w:w="2491" w:type="dxa"/>
          </w:tcPr>
          <w:p w:rsidR="00EC03FC" w:rsidRPr="00103BAB" w:rsidRDefault="00DA0EE5" w:rsidP="00DA0EE5">
            <w:pPr>
              <w:rPr>
                <w:rFonts w:asciiTheme="majorEastAsia" w:eastAsiaTheme="majorEastAsia" w:hAnsiTheme="majorEastAsia"/>
                <w:lang w:val="vi-VN"/>
              </w:rPr>
            </w:pPr>
            <w:r w:rsidRPr="00103BAB">
              <w:rPr>
                <w:rFonts w:asciiTheme="majorEastAsia" w:eastAsiaTheme="majorEastAsia" w:hAnsiTheme="majorEastAsia" w:hint="eastAsia"/>
                <w:lang w:val="vi-VN"/>
              </w:rPr>
              <w:t>・詳細はメンテのカスタマイズ機能設定画面に参照</w:t>
            </w:r>
          </w:p>
        </w:tc>
      </w:tr>
    </w:tbl>
    <w:p w:rsidR="00AB034F" w:rsidRPr="00103BAB" w:rsidRDefault="00AB034F" w:rsidP="00691FFC">
      <w:pPr>
        <w:rPr>
          <w:rFonts w:asciiTheme="majorEastAsia" w:eastAsiaTheme="majorEastAsia" w:hAnsiTheme="majorEastAsia"/>
          <w:lang w:val="vi-VN"/>
        </w:rPr>
      </w:pPr>
    </w:p>
    <w:p w:rsidR="00AB034F" w:rsidRPr="00103BAB" w:rsidRDefault="00AB034F" w:rsidP="005F2E1A">
      <w:pPr>
        <w:pStyle w:val="1"/>
        <w:numPr>
          <w:ilvl w:val="0"/>
          <w:numId w:val="8"/>
        </w:numPr>
        <w:rPr>
          <w:rFonts w:asciiTheme="majorEastAsia" w:hAnsiTheme="majorEastAsia"/>
          <w:lang w:val="vi-VN"/>
        </w:rPr>
      </w:pPr>
      <w:bookmarkStart w:id="30" w:name="_Toc483178694"/>
      <w:r w:rsidRPr="00103BAB">
        <w:rPr>
          <w:rFonts w:asciiTheme="majorEastAsia" w:hAnsiTheme="majorEastAsia" w:hint="eastAsia"/>
          <w:lang w:val="vi-VN"/>
        </w:rPr>
        <w:t xml:space="preserve">【No.6 </w:t>
      </w:r>
      <w:r w:rsidRPr="00103BAB">
        <w:rPr>
          <w:rFonts w:asciiTheme="majorEastAsia" w:hAnsiTheme="majorEastAsia" w:cs="Consolas"/>
          <w:color w:val="222222"/>
          <w:sz w:val="18"/>
          <w:szCs w:val="18"/>
          <w:shd w:val="clear" w:color="auto" w:fill="FFFFFF"/>
          <w:lang w:val="vi-VN"/>
        </w:rPr>
        <w:t>顧客履歴</w:t>
      </w:r>
      <w:r w:rsidRPr="00103BAB">
        <w:rPr>
          <w:rFonts w:asciiTheme="majorEastAsia" w:hAnsiTheme="majorEastAsia" w:hint="eastAsia"/>
          <w:lang w:val="vi-VN"/>
        </w:rPr>
        <w:t>Tab】</w:t>
      </w:r>
      <w:bookmarkEnd w:id="30"/>
    </w:p>
    <w:tbl>
      <w:tblPr>
        <w:tblStyle w:val="a7"/>
        <w:tblW w:w="0" w:type="auto"/>
        <w:tblLook w:val="04A0" w:firstRow="1" w:lastRow="0" w:firstColumn="1" w:lastColumn="0" w:noHBand="0" w:noVBand="1"/>
      </w:tblPr>
      <w:tblGrid>
        <w:gridCol w:w="2440"/>
        <w:gridCol w:w="1241"/>
        <w:gridCol w:w="962"/>
        <w:gridCol w:w="1016"/>
        <w:gridCol w:w="2709"/>
        <w:gridCol w:w="2479"/>
      </w:tblGrid>
      <w:tr w:rsidR="009A2E29" w:rsidRPr="00103BAB" w:rsidTr="00A66189">
        <w:tc>
          <w:tcPr>
            <w:tcW w:w="10847" w:type="dxa"/>
            <w:gridSpan w:val="6"/>
          </w:tcPr>
          <w:p w:rsidR="009A2E29" w:rsidRPr="00103BAB" w:rsidRDefault="009A2E29" w:rsidP="00A6618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cs="Consolas"/>
                <w:b/>
                <w:color w:val="222222"/>
                <w:szCs w:val="21"/>
                <w:shd w:val="clear" w:color="auto" w:fill="FFFFFF"/>
              </w:rPr>
              <w:t>顧客履歴</w:t>
            </w:r>
          </w:p>
        </w:tc>
      </w:tr>
      <w:tr w:rsidR="009A2E29" w:rsidRPr="00103BAB" w:rsidTr="00A66189">
        <w:tc>
          <w:tcPr>
            <w:tcW w:w="2406" w:type="dxa"/>
            <w:shd w:val="clear" w:color="auto" w:fill="92D050"/>
          </w:tcPr>
          <w:p w:rsidR="009A2E29" w:rsidRPr="00103BAB" w:rsidRDefault="009A2E29"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9A2E29" w:rsidRPr="00103BAB" w:rsidRDefault="009A2E29"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9A2E29" w:rsidRPr="00103BAB" w:rsidRDefault="009A2E29"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9A2E29" w:rsidRPr="00103BAB" w:rsidTr="00A66189">
        <w:tc>
          <w:tcPr>
            <w:tcW w:w="2406" w:type="dxa"/>
          </w:tcPr>
          <w:p w:rsidR="009A2E29" w:rsidRPr="00103BAB" w:rsidRDefault="00102345" w:rsidP="009A2E2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777024" behindDoc="0" locked="0" layoutInCell="1" allowOverlap="1" wp14:anchorId="19960FAA" wp14:editId="2CE39C0A">
                      <wp:simplePos x="0" y="0"/>
                      <wp:positionH relativeFrom="column">
                        <wp:posOffset>27940</wp:posOffset>
                      </wp:positionH>
                      <wp:positionV relativeFrom="paragraph">
                        <wp:posOffset>331470</wp:posOffset>
                      </wp:positionV>
                      <wp:extent cx="485775" cy="485775"/>
                      <wp:effectExtent l="0" t="0" r="0" b="0"/>
                      <wp:wrapNone/>
                      <wp:docPr id="224" name="七角形 22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02345">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24" o:spid="_x0000_s1069" style="position:absolute;left:0;text-align:left;margin-left:2.2pt;margin-top:26.1pt;width:38.25pt;height:38.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02345">
                            <w:pPr>
                              <w:jc w:val="center"/>
                              <w:rPr>
                                <w:b/>
                                <w:color w:val="FF0000"/>
                                <w:sz w:val="24"/>
                                <w:szCs w:val="24"/>
                              </w:rPr>
                            </w:pPr>
                            <w:r w:rsidRPr="00673E52">
                              <w:rPr>
                                <w:rFonts w:hint="eastAsia"/>
                                <w:b/>
                                <w:color w:val="FF0000"/>
                                <w:sz w:val="24"/>
                                <w:szCs w:val="24"/>
                              </w:rPr>
                              <w:t>1</w:t>
                            </w:r>
                          </w:p>
                        </w:txbxContent>
                      </v:textbox>
                    </v:shape>
                  </w:pict>
                </mc:Fallback>
              </mc:AlternateContent>
            </w:r>
            <w:r w:rsidR="009A2E29" w:rsidRPr="00103BAB">
              <w:rPr>
                <w:rFonts w:asciiTheme="majorEastAsia" w:eastAsiaTheme="majorEastAsia" w:hAnsiTheme="majorEastAsia"/>
                <w:noProof/>
              </w:rPr>
              <w:drawing>
                <wp:inline distT="0" distB="0" distL="0" distR="0" wp14:anchorId="32E5F6B6" wp14:editId="3B367E1B">
                  <wp:extent cx="1412290" cy="1054100"/>
                  <wp:effectExtent l="0" t="0" r="0"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416448" cy="1057203"/>
                          </a:xfrm>
                          <a:prstGeom prst="rect">
                            <a:avLst/>
                          </a:prstGeom>
                        </pic:spPr>
                      </pic:pic>
                    </a:graphicData>
                  </a:graphic>
                </wp:inline>
              </w:drawing>
            </w:r>
          </w:p>
        </w:tc>
        <w:tc>
          <w:tcPr>
            <w:tcW w:w="1246" w:type="dxa"/>
          </w:tcPr>
          <w:p w:rsidR="009A2E29" w:rsidRPr="00103BAB" w:rsidRDefault="009A2E29" w:rsidP="00A66189">
            <w:pPr>
              <w:rPr>
                <w:rFonts w:asciiTheme="majorEastAsia" w:eastAsiaTheme="majorEastAsia" w:hAnsiTheme="majorEastAsia"/>
                <w:lang w:val="vi-VN"/>
              </w:rPr>
            </w:pPr>
          </w:p>
        </w:tc>
        <w:tc>
          <w:tcPr>
            <w:tcW w:w="965" w:type="dxa"/>
          </w:tcPr>
          <w:p w:rsidR="009A2E29" w:rsidRPr="00103BAB" w:rsidRDefault="009A2E29" w:rsidP="00A66189">
            <w:pPr>
              <w:jc w:val="center"/>
              <w:rPr>
                <w:rFonts w:asciiTheme="majorEastAsia" w:eastAsiaTheme="majorEastAsia" w:hAnsiTheme="majorEastAsia"/>
              </w:rPr>
            </w:pPr>
          </w:p>
        </w:tc>
        <w:tc>
          <w:tcPr>
            <w:tcW w:w="1020" w:type="dxa"/>
          </w:tcPr>
          <w:p w:rsidR="009A2E29" w:rsidRPr="00103BAB" w:rsidRDefault="009A2E29" w:rsidP="00A66189">
            <w:pPr>
              <w:jc w:val="center"/>
              <w:rPr>
                <w:rFonts w:asciiTheme="majorEastAsia" w:eastAsiaTheme="majorEastAsia" w:hAnsiTheme="majorEastAsia"/>
                <w:color w:val="FF0000"/>
                <w:lang w:val="vi-VN"/>
              </w:rPr>
            </w:pPr>
          </w:p>
        </w:tc>
        <w:tc>
          <w:tcPr>
            <w:tcW w:w="2719" w:type="dxa"/>
          </w:tcPr>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Headerの項目一覧以下の通り</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１、受付情報</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２、進捗状況</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３、受付日時</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４、受付者</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５、申出分類</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６、商品名</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７、申出内容</w:t>
            </w:r>
          </w:p>
          <w:p w:rsidR="009A2E29" w:rsidRPr="00103BAB" w:rsidRDefault="009A2E29" w:rsidP="00A66189">
            <w:pPr>
              <w:rPr>
                <w:rFonts w:asciiTheme="majorEastAsia" w:eastAsiaTheme="majorEastAsia" w:hAnsiTheme="majorEastAsia"/>
                <w:lang w:val="vi-VN"/>
              </w:rPr>
            </w:pPr>
          </w:p>
          <w:p w:rsidR="009A2E29" w:rsidRPr="00103BAB" w:rsidRDefault="009A2E29" w:rsidP="002B0E53">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No.1をクリック</w:t>
            </w:r>
            <w:r w:rsidR="002B0E53" w:rsidRPr="00103BAB">
              <w:rPr>
                <w:rFonts w:asciiTheme="majorEastAsia" w:eastAsiaTheme="majorEastAsia" w:hAnsiTheme="majorEastAsia" w:hint="eastAsia"/>
                <w:lang w:val="vi-VN"/>
              </w:rPr>
              <w:t>したら、新しくWindownsを開く、クリックした受付情報の詳細画面を表示する</w:t>
            </w:r>
          </w:p>
        </w:tc>
        <w:tc>
          <w:tcPr>
            <w:tcW w:w="2491" w:type="dxa"/>
          </w:tcPr>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・詳細は</w:t>
            </w:r>
            <w:r w:rsidR="0089650A" w:rsidRPr="00103BAB">
              <w:rPr>
                <w:rFonts w:asciiTheme="majorEastAsia" w:eastAsiaTheme="majorEastAsia" w:hAnsiTheme="majorEastAsia" w:hint="eastAsia"/>
                <w:lang w:val="vi-VN"/>
              </w:rPr>
              <w:t>顧客履歴</w:t>
            </w:r>
            <w:r w:rsidRPr="00103BAB">
              <w:rPr>
                <w:rFonts w:asciiTheme="majorEastAsia" w:eastAsiaTheme="majorEastAsia" w:hAnsiTheme="majorEastAsia" w:hint="eastAsia"/>
                <w:lang w:val="vi-VN"/>
              </w:rPr>
              <w:t>画面に参照</w:t>
            </w:r>
          </w:p>
        </w:tc>
      </w:tr>
      <w:tr w:rsidR="00F25F04" w:rsidRPr="00103BAB" w:rsidTr="00A66189">
        <w:tc>
          <w:tcPr>
            <w:tcW w:w="2406" w:type="dxa"/>
          </w:tcPr>
          <w:p w:rsidR="00F25F04" w:rsidRPr="00103BAB" w:rsidRDefault="00F25F04" w:rsidP="009A2E29">
            <w:pPr>
              <w:rPr>
                <w:rFonts w:asciiTheme="majorEastAsia" w:eastAsiaTheme="majorEastAsia" w:hAnsiTheme="majorEastAsia"/>
                <w:noProof/>
              </w:rPr>
            </w:pPr>
          </w:p>
        </w:tc>
        <w:tc>
          <w:tcPr>
            <w:tcW w:w="1246" w:type="dxa"/>
          </w:tcPr>
          <w:p w:rsidR="00F25F04" w:rsidRPr="00103BAB" w:rsidRDefault="00F25F0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F25F04" w:rsidRPr="00103BAB" w:rsidRDefault="00F25F04" w:rsidP="00A66189">
            <w:pPr>
              <w:jc w:val="center"/>
              <w:rPr>
                <w:rFonts w:asciiTheme="majorEastAsia" w:eastAsiaTheme="majorEastAsia" w:hAnsiTheme="majorEastAsia"/>
              </w:rPr>
            </w:pPr>
          </w:p>
        </w:tc>
        <w:tc>
          <w:tcPr>
            <w:tcW w:w="1020" w:type="dxa"/>
          </w:tcPr>
          <w:p w:rsidR="00F25F04" w:rsidRPr="00103BAB" w:rsidRDefault="00F25F04" w:rsidP="00A66189">
            <w:pPr>
              <w:jc w:val="center"/>
              <w:rPr>
                <w:rFonts w:asciiTheme="majorEastAsia" w:eastAsiaTheme="majorEastAsia" w:hAnsiTheme="majorEastAsia"/>
                <w:color w:val="FF0000"/>
                <w:lang w:val="vi-VN"/>
              </w:rPr>
            </w:pPr>
          </w:p>
        </w:tc>
        <w:tc>
          <w:tcPr>
            <w:tcW w:w="2719" w:type="dxa"/>
          </w:tcPr>
          <w:p w:rsidR="00F25F04" w:rsidRPr="00103BAB" w:rsidRDefault="00F25F04" w:rsidP="00A66189">
            <w:pPr>
              <w:rPr>
                <w:rFonts w:asciiTheme="majorEastAsia" w:eastAsiaTheme="majorEastAsia" w:hAnsiTheme="majorEastAsia"/>
                <w:lang w:val="vi-VN"/>
              </w:rPr>
            </w:pPr>
          </w:p>
        </w:tc>
        <w:tc>
          <w:tcPr>
            <w:tcW w:w="2491" w:type="dxa"/>
          </w:tcPr>
          <w:p w:rsidR="00F25F04" w:rsidRPr="00103BAB" w:rsidRDefault="00F25F04" w:rsidP="00A66189">
            <w:pPr>
              <w:rPr>
                <w:rFonts w:asciiTheme="majorEastAsia" w:eastAsiaTheme="majorEastAsia" w:hAnsiTheme="majorEastAsia"/>
                <w:lang w:val="vi-VN"/>
              </w:rPr>
            </w:pPr>
          </w:p>
        </w:tc>
      </w:tr>
    </w:tbl>
    <w:p w:rsidR="009A2E29" w:rsidRPr="00103BAB" w:rsidRDefault="009A2E29" w:rsidP="00AB034F">
      <w:pPr>
        <w:rPr>
          <w:rFonts w:asciiTheme="majorEastAsia" w:eastAsiaTheme="majorEastAsia" w:hAnsiTheme="majorEastAsia"/>
          <w:lang w:val="vi-VN"/>
        </w:rPr>
      </w:pPr>
    </w:p>
    <w:p w:rsidR="00AB034F" w:rsidRPr="00103BAB" w:rsidRDefault="00AB034F" w:rsidP="005F2E1A">
      <w:pPr>
        <w:pStyle w:val="1"/>
        <w:numPr>
          <w:ilvl w:val="0"/>
          <w:numId w:val="8"/>
        </w:numPr>
        <w:rPr>
          <w:rFonts w:asciiTheme="majorEastAsia" w:hAnsiTheme="majorEastAsia"/>
          <w:lang w:val="vi-VN"/>
        </w:rPr>
      </w:pPr>
      <w:bookmarkStart w:id="31" w:name="_Toc483178695"/>
      <w:r w:rsidRPr="00103BAB">
        <w:rPr>
          <w:rFonts w:asciiTheme="majorEastAsia" w:hAnsiTheme="majorEastAsia" w:hint="eastAsia"/>
          <w:lang w:val="vi-VN"/>
        </w:rPr>
        <w:t xml:space="preserve">【No.7 </w:t>
      </w:r>
      <w:r w:rsidRPr="00103BAB">
        <w:rPr>
          <w:rFonts w:asciiTheme="majorEastAsia" w:hAnsiTheme="majorEastAsia" w:cs="Consolas"/>
          <w:color w:val="222222"/>
          <w:sz w:val="18"/>
          <w:szCs w:val="18"/>
          <w:shd w:val="clear" w:color="auto" w:fill="FFFFFF"/>
          <w:lang w:val="vi-VN"/>
        </w:rPr>
        <w:t>特殊顧客</w:t>
      </w:r>
      <w:r w:rsidRPr="00103BAB">
        <w:rPr>
          <w:rFonts w:asciiTheme="majorEastAsia" w:hAnsiTheme="majorEastAsia" w:hint="eastAsia"/>
          <w:lang w:val="vi-VN"/>
        </w:rPr>
        <w:t>Tab】</w:t>
      </w:r>
      <w:bookmarkEnd w:id="31"/>
    </w:p>
    <w:tbl>
      <w:tblPr>
        <w:tblStyle w:val="a7"/>
        <w:tblW w:w="0" w:type="auto"/>
        <w:tblLook w:val="04A0" w:firstRow="1" w:lastRow="0" w:firstColumn="1" w:lastColumn="0" w:noHBand="0" w:noVBand="1"/>
      </w:tblPr>
      <w:tblGrid>
        <w:gridCol w:w="2438"/>
        <w:gridCol w:w="1241"/>
        <w:gridCol w:w="962"/>
        <w:gridCol w:w="1017"/>
        <w:gridCol w:w="2709"/>
        <w:gridCol w:w="2480"/>
      </w:tblGrid>
      <w:tr w:rsidR="00A20F6A" w:rsidRPr="00103BAB" w:rsidTr="00A66189">
        <w:tc>
          <w:tcPr>
            <w:tcW w:w="10847" w:type="dxa"/>
            <w:gridSpan w:val="6"/>
          </w:tcPr>
          <w:p w:rsidR="00A20F6A" w:rsidRPr="00103BAB" w:rsidRDefault="00A20F6A" w:rsidP="00A6618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cs="Consolas"/>
                <w:b/>
                <w:color w:val="222222"/>
                <w:szCs w:val="21"/>
                <w:shd w:val="clear" w:color="auto" w:fill="FFFFFF"/>
              </w:rPr>
              <w:t>特殊顧客</w:t>
            </w:r>
          </w:p>
        </w:tc>
      </w:tr>
      <w:tr w:rsidR="00A20F6A" w:rsidRPr="00103BAB" w:rsidTr="00A66189">
        <w:tc>
          <w:tcPr>
            <w:tcW w:w="2406" w:type="dxa"/>
            <w:shd w:val="clear" w:color="auto" w:fill="92D050"/>
          </w:tcPr>
          <w:p w:rsidR="00A20F6A" w:rsidRPr="00103BAB" w:rsidRDefault="00A20F6A"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A20F6A" w:rsidRPr="00103BAB" w:rsidRDefault="00A20F6A"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A20F6A" w:rsidRPr="00103BAB" w:rsidRDefault="00A20F6A"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A20F6A" w:rsidRPr="00103BAB" w:rsidTr="00A66189">
        <w:tc>
          <w:tcPr>
            <w:tcW w:w="2406" w:type="dxa"/>
          </w:tcPr>
          <w:p w:rsidR="00A20F6A" w:rsidRPr="00103BAB" w:rsidRDefault="00102345"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779072" behindDoc="0" locked="0" layoutInCell="1" allowOverlap="1" wp14:anchorId="3490B16B" wp14:editId="2DF32705">
                      <wp:simplePos x="0" y="0"/>
                      <wp:positionH relativeFrom="column">
                        <wp:posOffset>2540</wp:posOffset>
                      </wp:positionH>
                      <wp:positionV relativeFrom="paragraph">
                        <wp:posOffset>585470</wp:posOffset>
                      </wp:positionV>
                      <wp:extent cx="485775" cy="485775"/>
                      <wp:effectExtent l="0" t="0" r="0" b="0"/>
                      <wp:wrapNone/>
                      <wp:docPr id="229" name="七角形 22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02345">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29" o:spid="_x0000_s1070" style="position:absolute;left:0;text-align:left;margin-left:.2pt;margin-top:46.1pt;width:38.25pt;height:3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FungIAAHY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02345">
                            <w:pPr>
                              <w:jc w:val="center"/>
                              <w:rPr>
                                <w:b/>
                                <w:color w:val="FF0000"/>
                                <w:sz w:val="24"/>
                                <w:szCs w:val="24"/>
                              </w:rPr>
                            </w:pPr>
                            <w:r w:rsidRPr="00673E52">
                              <w:rPr>
                                <w:rFonts w:hint="eastAsia"/>
                                <w:b/>
                                <w:color w:val="FF0000"/>
                                <w:sz w:val="24"/>
                                <w:szCs w:val="24"/>
                              </w:rPr>
                              <w:t>1</w:t>
                            </w:r>
                          </w:p>
                        </w:txbxContent>
                      </v:textbox>
                    </v:shape>
                  </w:pict>
                </mc:Fallback>
              </mc:AlternateContent>
            </w:r>
            <w:r w:rsidR="00380EDA" w:rsidRPr="00103BAB">
              <w:rPr>
                <w:rFonts w:asciiTheme="majorEastAsia" w:eastAsiaTheme="majorEastAsia" w:hAnsiTheme="majorEastAsia"/>
                <w:noProof/>
              </w:rPr>
              <w:t xml:space="preserve"> </w:t>
            </w:r>
            <w:r w:rsidR="00380EDA" w:rsidRPr="00103BAB">
              <w:rPr>
                <w:rFonts w:asciiTheme="majorEastAsia" w:eastAsiaTheme="majorEastAsia" w:hAnsiTheme="majorEastAsia"/>
                <w:noProof/>
              </w:rPr>
              <w:drawing>
                <wp:inline distT="0" distB="0" distL="0" distR="0" wp14:anchorId="642CB9CA" wp14:editId="22E06575">
                  <wp:extent cx="1411287" cy="16129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11287" cy="1612900"/>
                          </a:xfrm>
                          <a:prstGeom prst="rect">
                            <a:avLst/>
                          </a:prstGeom>
                        </pic:spPr>
                      </pic:pic>
                    </a:graphicData>
                  </a:graphic>
                </wp:inline>
              </w:drawing>
            </w:r>
          </w:p>
        </w:tc>
        <w:tc>
          <w:tcPr>
            <w:tcW w:w="1246" w:type="dxa"/>
          </w:tcPr>
          <w:p w:rsidR="00A20F6A" w:rsidRPr="00103BAB" w:rsidRDefault="00A20F6A" w:rsidP="00A66189">
            <w:pPr>
              <w:rPr>
                <w:rFonts w:asciiTheme="majorEastAsia" w:eastAsiaTheme="majorEastAsia" w:hAnsiTheme="majorEastAsia"/>
                <w:lang w:val="vi-VN"/>
              </w:rPr>
            </w:pPr>
          </w:p>
        </w:tc>
        <w:tc>
          <w:tcPr>
            <w:tcW w:w="965" w:type="dxa"/>
          </w:tcPr>
          <w:p w:rsidR="00A20F6A" w:rsidRPr="00103BAB" w:rsidRDefault="00A20F6A" w:rsidP="00A66189">
            <w:pPr>
              <w:jc w:val="center"/>
              <w:rPr>
                <w:rFonts w:asciiTheme="majorEastAsia" w:eastAsiaTheme="majorEastAsia" w:hAnsiTheme="majorEastAsia"/>
              </w:rPr>
            </w:pPr>
          </w:p>
        </w:tc>
        <w:tc>
          <w:tcPr>
            <w:tcW w:w="1020" w:type="dxa"/>
          </w:tcPr>
          <w:p w:rsidR="00A20F6A" w:rsidRPr="00103BAB" w:rsidRDefault="00A20F6A" w:rsidP="00A66189">
            <w:pPr>
              <w:jc w:val="center"/>
              <w:rPr>
                <w:rFonts w:asciiTheme="majorEastAsia" w:eastAsiaTheme="majorEastAsia" w:hAnsiTheme="majorEastAsia"/>
                <w:color w:val="FF0000"/>
              </w:rPr>
            </w:pPr>
          </w:p>
        </w:tc>
        <w:tc>
          <w:tcPr>
            <w:tcW w:w="2719" w:type="dxa"/>
          </w:tcPr>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Headerの項目一覧以下の通り</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１、</w:t>
            </w:r>
            <w:r w:rsidR="00361F9A" w:rsidRPr="00103BAB">
              <w:rPr>
                <w:rFonts w:asciiTheme="majorEastAsia" w:eastAsiaTheme="majorEastAsia" w:hAnsiTheme="majorEastAsia"/>
                <w:bCs/>
                <w:sz w:val="18"/>
                <w:szCs w:val="18"/>
                <w:shd w:val="clear" w:color="auto" w:fill="FFFFFF"/>
              </w:rPr>
              <w:t>特殊顧客</w:t>
            </w:r>
            <w:r w:rsidR="00361F9A" w:rsidRPr="00103BAB">
              <w:rPr>
                <w:rFonts w:asciiTheme="majorEastAsia" w:eastAsiaTheme="majorEastAsia" w:hAnsiTheme="majorEastAsia" w:hint="eastAsia"/>
                <w:bCs/>
                <w:sz w:val="18"/>
                <w:szCs w:val="18"/>
                <w:shd w:val="clear" w:color="auto" w:fill="FFFFFF"/>
              </w:rPr>
              <w:t>ID</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２、</w:t>
            </w:r>
            <w:r w:rsidR="00361F9A" w:rsidRPr="00103BAB">
              <w:rPr>
                <w:rFonts w:asciiTheme="majorEastAsia" w:eastAsiaTheme="majorEastAsia" w:hAnsiTheme="majorEastAsia"/>
                <w:bCs/>
                <w:sz w:val="18"/>
                <w:szCs w:val="18"/>
                <w:shd w:val="clear" w:color="auto" w:fill="FFFFFF"/>
              </w:rPr>
              <w:t>特殊顧客</w:t>
            </w:r>
            <w:r w:rsidR="00361F9A" w:rsidRPr="00103BAB">
              <w:rPr>
                <w:rFonts w:asciiTheme="majorEastAsia" w:eastAsiaTheme="majorEastAsia" w:hAnsiTheme="majorEastAsia" w:hint="eastAsia"/>
                <w:bCs/>
                <w:sz w:val="18"/>
                <w:szCs w:val="18"/>
                <w:shd w:val="clear" w:color="auto" w:fill="FFFFFF"/>
              </w:rPr>
              <w:t>名</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３、</w:t>
            </w:r>
            <w:r w:rsidR="00361F9A" w:rsidRPr="00103BAB">
              <w:rPr>
                <w:rFonts w:asciiTheme="majorEastAsia" w:eastAsiaTheme="majorEastAsia" w:hAnsiTheme="majorEastAsia"/>
                <w:sz w:val="18"/>
                <w:szCs w:val="18"/>
                <w:shd w:val="clear" w:color="auto" w:fill="FFFFFF"/>
              </w:rPr>
              <w:t>氏名（カナ)</w:t>
            </w:r>
          </w:p>
          <w:p w:rsidR="00361F9A" w:rsidRPr="00103BAB" w:rsidRDefault="00A20F6A" w:rsidP="00A66189">
            <w:pPr>
              <w:rPr>
                <w:rFonts w:asciiTheme="majorEastAsia" w:eastAsiaTheme="majorEastAsia" w:hAnsiTheme="majorEastAsia"/>
                <w:sz w:val="18"/>
                <w:szCs w:val="18"/>
                <w:shd w:val="clear" w:color="auto" w:fill="FFFFFF"/>
                <w:lang w:val="vi-VN"/>
              </w:rPr>
            </w:pPr>
            <w:r w:rsidRPr="00103BAB">
              <w:rPr>
                <w:rFonts w:asciiTheme="majorEastAsia" w:eastAsiaTheme="majorEastAsia" w:hAnsiTheme="majorEastAsia" w:hint="eastAsia"/>
                <w:lang w:val="vi-VN"/>
              </w:rPr>
              <w:t>４、</w:t>
            </w:r>
            <w:r w:rsidR="00361F9A" w:rsidRPr="00103BAB">
              <w:rPr>
                <w:rFonts w:asciiTheme="majorEastAsia" w:eastAsiaTheme="majorEastAsia" w:hAnsiTheme="majorEastAsia"/>
                <w:sz w:val="18"/>
                <w:szCs w:val="18"/>
                <w:shd w:val="clear" w:color="auto" w:fill="FFFFFF"/>
                <w:lang w:val="vi-VN"/>
              </w:rPr>
              <w:t>氏名（漢字)</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５、</w:t>
            </w:r>
            <w:r w:rsidR="00361F9A" w:rsidRPr="00103BAB">
              <w:rPr>
                <w:rFonts w:asciiTheme="majorEastAsia" w:eastAsiaTheme="majorEastAsia" w:hAnsiTheme="majorEastAsia"/>
                <w:bCs/>
                <w:sz w:val="18"/>
                <w:szCs w:val="18"/>
                <w:shd w:val="clear" w:color="auto" w:fill="FFFFFF"/>
                <w:lang w:val="vi-VN"/>
              </w:rPr>
              <w:t>郵便番号</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６、</w:t>
            </w:r>
            <w:r w:rsidR="00361F9A" w:rsidRPr="00103BAB">
              <w:rPr>
                <w:rFonts w:asciiTheme="majorEastAsia" w:eastAsiaTheme="majorEastAsia" w:hAnsiTheme="majorEastAsia"/>
                <w:bCs/>
                <w:sz w:val="18"/>
                <w:szCs w:val="18"/>
                <w:shd w:val="clear" w:color="auto" w:fill="FFFFFF"/>
                <w:lang w:val="vi-VN"/>
              </w:rPr>
              <w:t>都道府県</w:t>
            </w:r>
          </w:p>
          <w:p w:rsidR="00361F9A" w:rsidRPr="00103BAB" w:rsidRDefault="00A20F6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lang w:val="vi-VN"/>
              </w:rPr>
              <w:t>７、</w:t>
            </w:r>
            <w:r w:rsidR="00361F9A" w:rsidRPr="00103BAB">
              <w:rPr>
                <w:rFonts w:asciiTheme="majorEastAsia" w:eastAsiaTheme="majorEastAsia" w:hAnsiTheme="majorEastAsia"/>
                <w:bCs/>
                <w:sz w:val="18"/>
                <w:szCs w:val="18"/>
                <w:shd w:val="clear" w:color="auto" w:fill="FFFFFF"/>
                <w:lang w:val="vi-VN"/>
              </w:rPr>
              <w:t>住所</w:t>
            </w:r>
          </w:p>
          <w:p w:rsidR="00361F9A" w:rsidRPr="00103BAB" w:rsidRDefault="00361F9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lang w:val="vi-VN"/>
              </w:rPr>
              <w:t>８、電話番号</w:t>
            </w:r>
          </w:p>
          <w:p w:rsidR="00361F9A" w:rsidRPr="00103BAB" w:rsidRDefault="00361F9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lang w:val="vi-VN"/>
              </w:rPr>
              <w:t>９、携帯番号</w:t>
            </w:r>
          </w:p>
          <w:p w:rsidR="00361F9A" w:rsidRPr="00103BAB" w:rsidRDefault="00361F9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lang w:val="vi-VN"/>
              </w:rPr>
              <w:t>１０、</w:t>
            </w:r>
            <w:r w:rsidRPr="00103BAB">
              <w:rPr>
                <w:rFonts w:asciiTheme="majorEastAsia" w:eastAsiaTheme="majorEastAsia" w:hAnsiTheme="majorEastAsia"/>
                <w:bCs/>
                <w:sz w:val="18"/>
                <w:szCs w:val="18"/>
                <w:shd w:val="clear" w:color="auto" w:fill="FFFFFF"/>
              </w:rPr>
              <w:t>ﾒｰﾙｱﾄﾞﾚｽ</w:t>
            </w:r>
          </w:p>
          <w:p w:rsidR="00361F9A" w:rsidRPr="00103BAB" w:rsidRDefault="00361F9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lang w:val="vi-VN"/>
              </w:rPr>
              <w:t>１１、備考</w:t>
            </w:r>
          </w:p>
          <w:p w:rsidR="00A20F6A" w:rsidRPr="00103BAB" w:rsidRDefault="00A20F6A" w:rsidP="00A66189">
            <w:pPr>
              <w:rPr>
                <w:rFonts w:asciiTheme="majorEastAsia" w:eastAsiaTheme="majorEastAsia" w:hAnsiTheme="majorEastAsia"/>
                <w:lang w:val="vi-VN"/>
              </w:rPr>
            </w:pPr>
          </w:p>
          <w:p w:rsidR="00A20F6A" w:rsidRPr="00103BAB" w:rsidRDefault="00A20F6A" w:rsidP="00762B4E">
            <w:pPr>
              <w:rPr>
                <w:rFonts w:asciiTheme="majorEastAsia" w:eastAsiaTheme="majorEastAsia" w:hAnsiTheme="majorEastAsia"/>
                <w:lang w:val="vi-VN"/>
              </w:rPr>
            </w:pPr>
            <w:r w:rsidRPr="00103BAB">
              <w:rPr>
                <w:rFonts w:asciiTheme="majorEastAsia" w:eastAsiaTheme="majorEastAsia" w:hAnsiTheme="majorEastAsia" w:hint="eastAsia"/>
                <w:lang w:val="vi-VN"/>
              </w:rPr>
              <w:t>No.1をクリックしたら、</w:t>
            </w:r>
            <w:r w:rsidR="00762B4E" w:rsidRPr="00103BAB">
              <w:rPr>
                <w:rFonts w:asciiTheme="majorEastAsia" w:eastAsiaTheme="majorEastAsia" w:hAnsiTheme="majorEastAsia" w:hint="eastAsia"/>
                <w:lang w:val="vi-VN"/>
              </w:rPr>
              <w:t>特殊顧客詳細オバレーイ</w:t>
            </w:r>
            <w:r w:rsidRPr="00103BAB">
              <w:rPr>
                <w:rFonts w:asciiTheme="majorEastAsia" w:eastAsiaTheme="majorEastAsia" w:hAnsiTheme="majorEastAsia" w:hint="eastAsia"/>
                <w:lang w:val="vi-VN"/>
              </w:rPr>
              <w:t>を表示する</w:t>
            </w:r>
          </w:p>
        </w:tc>
        <w:tc>
          <w:tcPr>
            <w:tcW w:w="2491" w:type="dxa"/>
          </w:tcPr>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・詳細は</w:t>
            </w:r>
            <w:r w:rsidRPr="00103BAB">
              <w:rPr>
                <w:rFonts w:asciiTheme="majorEastAsia" w:eastAsiaTheme="majorEastAsia" w:hAnsiTheme="majorEastAsia" w:cs="Consolas"/>
                <w:color w:val="222222"/>
                <w:szCs w:val="21"/>
                <w:shd w:val="clear" w:color="auto" w:fill="FFFFFF"/>
              </w:rPr>
              <w:t>特殊顧客</w:t>
            </w:r>
            <w:r w:rsidR="00762B4E" w:rsidRPr="00103BAB">
              <w:rPr>
                <w:rFonts w:asciiTheme="majorEastAsia" w:eastAsiaTheme="majorEastAsia" w:hAnsiTheme="majorEastAsia" w:cs="Consolas" w:hint="eastAsia"/>
                <w:color w:val="222222"/>
                <w:szCs w:val="21"/>
                <w:shd w:val="clear" w:color="auto" w:fill="FFFFFF"/>
              </w:rPr>
              <w:t>詳細</w:t>
            </w:r>
            <w:r w:rsidRPr="00103BAB">
              <w:rPr>
                <w:rFonts w:asciiTheme="majorEastAsia" w:eastAsiaTheme="majorEastAsia" w:hAnsiTheme="majorEastAsia" w:hint="eastAsia"/>
                <w:lang w:val="vi-VN"/>
              </w:rPr>
              <w:t>画面に参照</w:t>
            </w:r>
          </w:p>
        </w:tc>
      </w:tr>
      <w:tr w:rsidR="0007314F" w:rsidRPr="00103BAB" w:rsidTr="00A66189">
        <w:tc>
          <w:tcPr>
            <w:tcW w:w="2406" w:type="dxa"/>
          </w:tcPr>
          <w:p w:rsidR="0007314F" w:rsidRPr="00103BAB" w:rsidRDefault="0007314F" w:rsidP="00A6618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15A102A3" wp14:editId="5CEEE57B">
                  <wp:extent cx="1136650" cy="292100"/>
                  <wp:effectExtent l="0" t="0" r="635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136650" cy="292100"/>
                          </a:xfrm>
                          <a:prstGeom prst="rect">
                            <a:avLst/>
                          </a:prstGeom>
                        </pic:spPr>
                      </pic:pic>
                    </a:graphicData>
                  </a:graphic>
                </wp:inline>
              </w:drawing>
            </w:r>
          </w:p>
        </w:tc>
        <w:tc>
          <w:tcPr>
            <w:tcW w:w="1246" w:type="dxa"/>
          </w:tcPr>
          <w:p w:rsidR="0007314F" w:rsidRPr="00103BAB" w:rsidRDefault="0007314F"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07314F" w:rsidRPr="00103BAB" w:rsidRDefault="0007314F" w:rsidP="00A66189">
            <w:pPr>
              <w:jc w:val="center"/>
              <w:rPr>
                <w:rFonts w:asciiTheme="majorEastAsia" w:eastAsiaTheme="majorEastAsia" w:hAnsiTheme="majorEastAsia"/>
              </w:rPr>
            </w:pPr>
          </w:p>
        </w:tc>
        <w:tc>
          <w:tcPr>
            <w:tcW w:w="1020" w:type="dxa"/>
          </w:tcPr>
          <w:p w:rsidR="0007314F" w:rsidRPr="00103BAB" w:rsidRDefault="0007314F" w:rsidP="00A66189">
            <w:pPr>
              <w:jc w:val="center"/>
              <w:rPr>
                <w:rFonts w:asciiTheme="majorEastAsia" w:eastAsiaTheme="majorEastAsia" w:hAnsiTheme="majorEastAsia"/>
                <w:color w:val="FF0000"/>
              </w:rPr>
            </w:pPr>
          </w:p>
        </w:tc>
        <w:tc>
          <w:tcPr>
            <w:tcW w:w="2719" w:type="dxa"/>
          </w:tcPr>
          <w:p w:rsidR="0007314F" w:rsidRPr="00103BAB" w:rsidRDefault="0007314F"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クリックしたら、特殊顧客情報を追加するオバレーイを表示する</w:t>
            </w:r>
          </w:p>
        </w:tc>
        <w:tc>
          <w:tcPr>
            <w:tcW w:w="2491" w:type="dxa"/>
          </w:tcPr>
          <w:p w:rsidR="0007314F" w:rsidRPr="00103BAB" w:rsidRDefault="0007314F"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詳細は特殊顧客情報オバレーイに参照</w:t>
            </w:r>
          </w:p>
        </w:tc>
      </w:tr>
    </w:tbl>
    <w:p w:rsidR="004A45AA" w:rsidRPr="00103BAB" w:rsidRDefault="004A45AA">
      <w:pPr>
        <w:rPr>
          <w:rFonts w:asciiTheme="majorEastAsia" w:eastAsiaTheme="majorEastAsia" w:hAnsiTheme="majorEastAsia"/>
          <w:lang w:val="vi-VN"/>
        </w:rPr>
      </w:pPr>
    </w:p>
    <w:p w:rsidR="00170D48" w:rsidRPr="00103BAB" w:rsidRDefault="006B41B4" w:rsidP="004916D7">
      <w:pPr>
        <w:pStyle w:val="1"/>
        <w:numPr>
          <w:ilvl w:val="0"/>
          <w:numId w:val="3"/>
        </w:numPr>
        <w:ind w:left="851"/>
        <w:rPr>
          <w:rFonts w:asciiTheme="majorEastAsia" w:hAnsiTheme="majorEastAsia"/>
          <w:noProof/>
        </w:rPr>
      </w:pPr>
      <w:bookmarkStart w:id="32" w:name="_Toc483178696"/>
      <w:r w:rsidRPr="00103BAB">
        <w:rPr>
          <w:rFonts w:asciiTheme="majorEastAsia" w:hAnsiTheme="majorEastAsia" w:hint="eastAsia"/>
          <w:noProof/>
        </w:rPr>
        <w:lastRenderedPageBreak/>
        <mc:AlternateContent>
          <mc:Choice Requires="wps">
            <w:drawing>
              <wp:anchor distT="0" distB="0" distL="114300" distR="114300" simplePos="0" relativeHeight="251783168" behindDoc="0" locked="0" layoutInCell="1" allowOverlap="1" wp14:anchorId="53E67759" wp14:editId="4B7D7F1A">
                <wp:simplePos x="0" y="0"/>
                <wp:positionH relativeFrom="column">
                  <wp:posOffset>1888490</wp:posOffset>
                </wp:positionH>
                <wp:positionV relativeFrom="paragraph">
                  <wp:posOffset>639445</wp:posOffset>
                </wp:positionV>
                <wp:extent cx="485775" cy="485775"/>
                <wp:effectExtent l="0" t="0" r="0" b="0"/>
                <wp:wrapNone/>
                <wp:docPr id="237" name="七角形 23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170D48" w:rsidRDefault="00A95465" w:rsidP="00170D48">
                            <w:pPr>
                              <w:jc w:val="center"/>
                              <w:rPr>
                                <w:rFonts w:ascii="Arial" w:hAnsi="Arial"/>
                                <w:b/>
                                <w:color w:val="FF0000"/>
                                <w:sz w:val="24"/>
                                <w:szCs w:val="24"/>
                                <w:lang w:val="vi-VN"/>
                              </w:rPr>
                            </w:pPr>
                            <w:r>
                              <w:rPr>
                                <w:rFonts w:ascii="Arial" w:hAnsi="Arial" w:hint="eastAsia"/>
                                <w:b/>
                                <w:color w:val="FF0000"/>
                                <w:sz w:val="24"/>
                                <w:szCs w:val="24"/>
                                <w:lang w:val="vi-VN"/>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7" o:spid="_x0000_s1071" style="position:absolute;left:0;text-align:left;margin-left:148.7pt;margin-top:50.35pt;width:38.25pt;height:38.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5Y3ngIAAHY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170D48" w:rsidRDefault="00A95465" w:rsidP="00170D48">
                      <w:pPr>
                        <w:jc w:val="center"/>
                        <w:rPr>
                          <w:rFonts w:ascii="Arial" w:hAnsi="Arial"/>
                          <w:b/>
                          <w:color w:val="FF0000"/>
                          <w:sz w:val="24"/>
                          <w:szCs w:val="24"/>
                          <w:lang w:val="vi-VN"/>
                        </w:rPr>
                      </w:pPr>
                      <w:r>
                        <w:rPr>
                          <w:rFonts w:ascii="Arial" w:hAnsi="Arial" w:hint="eastAsia"/>
                          <w:b/>
                          <w:color w:val="FF0000"/>
                          <w:sz w:val="24"/>
                          <w:szCs w:val="24"/>
                          <w:lang w:val="vi-VN"/>
                        </w:rPr>
                        <w:t>２</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781120" behindDoc="0" locked="0" layoutInCell="1" allowOverlap="1" wp14:anchorId="2881E642" wp14:editId="1A6B3557">
                <wp:simplePos x="0" y="0"/>
                <wp:positionH relativeFrom="column">
                  <wp:posOffset>2752090</wp:posOffset>
                </wp:positionH>
                <wp:positionV relativeFrom="paragraph">
                  <wp:posOffset>302895</wp:posOffset>
                </wp:positionV>
                <wp:extent cx="485775" cy="485775"/>
                <wp:effectExtent l="0" t="0" r="0" b="0"/>
                <wp:wrapNone/>
                <wp:docPr id="236" name="七角形 23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70D48">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6" o:spid="_x0000_s1072" style="position:absolute;left:0;text-align:left;margin-left:216.7pt;margin-top:23.85pt;width:38.25pt;height:3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4snQIAAHY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70D48">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785216" behindDoc="0" locked="0" layoutInCell="1" allowOverlap="1" wp14:anchorId="1DEA0966" wp14:editId="367749C6">
                <wp:simplePos x="0" y="0"/>
                <wp:positionH relativeFrom="column">
                  <wp:posOffset>4209415</wp:posOffset>
                </wp:positionH>
                <wp:positionV relativeFrom="paragraph">
                  <wp:posOffset>658495</wp:posOffset>
                </wp:positionV>
                <wp:extent cx="485775" cy="485775"/>
                <wp:effectExtent l="0" t="0" r="0" b="0"/>
                <wp:wrapNone/>
                <wp:docPr id="238" name="七角形 23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70D48">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8" o:spid="_x0000_s1073" style="position:absolute;left:0;text-align:left;margin-left:331.45pt;margin-top:51.85pt;width:38.25pt;height:38.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91XnQIAAHY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70D48">
                      <w:pPr>
                        <w:jc w:val="center"/>
                        <w:rPr>
                          <w:b/>
                          <w:color w:val="FF0000"/>
                          <w:sz w:val="24"/>
                          <w:szCs w:val="24"/>
                        </w:rPr>
                      </w:pPr>
                      <w:r>
                        <w:rPr>
                          <w:rFonts w:hint="eastAsia"/>
                          <w:b/>
                          <w:color w:val="FF0000"/>
                          <w:sz w:val="24"/>
                          <w:szCs w:val="24"/>
                        </w:rPr>
                        <w:t>３</w:t>
                      </w:r>
                    </w:p>
                  </w:txbxContent>
                </v:textbox>
              </v:shape>
            </w:pict>
          </mc:Fallback>
        </mc:AlternateContent>
      </w:r>
      <w:r w:rsidRPr="00103BAB">
        <w:rPr>
          <w:rFonts w:asciiTheme="majorEastAsia" w:hAnsiTheme="majorEastAsia"/>
          <w:noProof/>
        </w:rPr>
        <w:drawing>
          <wp:anchor distT="0" distB="0" distL="114300" distR="114300" simplePos="0" relativeHeight="251658239" behindDoc="0" locked="0" layoutInCell="1" allowOverlap="1" wp14:anchorId="195601DB" wp14:editId="1391E8A2">
            <wp:simplePos x="0" y="0"/>
            <wp:positionH relativeFrom="column">
              <wp:posOffset>1924685</wp:posOffset>
            </wp:positionH>
            <wp:positionV relativeFrom="paragraph">
              <wp:posOffset>249555</wp:posOffset>
            </wp:positionV>
            <wp:extent cx="2781300" cy="3289300"/>
            <wp:effectExtent l="0" t="0" r="0" b="6350"/>
            <wp:wrapTopAndBottom/>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781300" cy="3289300"/>
                    </a:xfrm>
                    <a:prstGeom prst="rect">
                      <a:avLst/>
                    </a:prstGeom>
                  </pic:spPr>
                </pic:pic>
              </a:graphicData>
            </a:graphic>
            <wp14:sizeRelH relativeFrom="page">
              <wp14:pctWidth>0</wp14:pctWidth>
            </wp14:sizeRelH>
            <wp14:sizeRelV relativeFrom="page">
              <wp14:pctHeight>0</wp14:pctHeight>
            </wp14:sizeRelV>
          </wp:anchor>
        </w:drawing>
      </w:r>
      <w:r w:rsidR="00170D48" w:rsidRPr="00103BAB">
        <w:rPr>
          <w:rFonts w:asciiTheme="majorEastAsia" w:hAnsiTheme="majorEastAsia" w:hint="eastAsia"/>
          <w:noProof/>
        </w:rPr>
        <w:t>電話ボックス　機能と概要</w:t>
      </w:r>
      <w:bookmarkEnd w:id="32"/>
    </w:p>
    <w:p w:rsidR="00170D48" w:rsidRPr="00103BAB" w:rsidRDefault="006B41B4" w:rsidP="00170D48">
      <w:pPr>
        <w:rPr>
          <w:rFonts w:asciiTheme="majorEastAsia" w:eastAsiaTheme="majorEastAsia" w:hAnsiTheme="majorEastAsia"/>
          <w:noProof/>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789312" behindDoc="0" locked="0" layoutInCell="1" allowOverlap="1" wp14:anchorId="5F96398F" wp14:editId="212B1152">
                <wp:simplePos x="0" y="0"/>
                <wp:positionH relativeFrom="column">
                  <wp:posOffset>2650490</wp:posOffset>
                </wp:positionH>
                <wp:positionV relativeFrom="paragraph">
                  <wp:posOffset>2827020</wp:posOffset>
                </wp:positionV>
                <wp:extent cx="485775" cy="485775"/>
                <wp:effectExtent l="0" t="0" r="0" b="0"/>
                <wp:wrapNone/>
                <wp:docPr id="240" name="七角形 24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70D48">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0" o:spid="_x0000_s1074" style="position:absolute;left:0;text-align:left;margin-left:208.7pt;margin-top:222.6pt;width:38.25pt;height:38.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70D48">
                      <w:pPr>
                        <w:jc w:val="center"/>
                        <w:rPr>
                          <w:b/>
                          <w:color w:val="FF0000"/>
                          <w:sz w:val="24"/>
                          <w:szCs w:val="24"/>
                        </w:rPr>
                      </w:pPr>
                      <w:r>
                        <w:rPr>
                          <w:rFonts w:hint="eastAsia"/>
                          <w:b/>
                          <w:color w:val="FF0000"/>
                          <w:sz w:val="24"/>
                          <w:szCs w:val="24"/>
                        </w:rPr>
                        <w:t>５</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787264" behindDoc="0" locked="0" layoutInCell="1" allowOverlap="1" wp14:anchorId="0C443F9F" wp14:editId="31497F85">
                <wp:simplePos x="0" y="0"/>
                <wp:positionH relativeFrom="column">
                  <wp:posOffset>3752215</wp:posOffset>
                </wp:positionH>
                <wp:positionV relativeFrom="paragraph">
                  <wp:posOffset>2315845</wp:posOffset>
                </wp:positionV>
                <wp:extent cx="485775" cy="485775"/>
                <wp:effectExtent l="0" t="0" r="0" b="0"/>
                <wp:wrapNone/>
                <wp:docPr id="239" name="七角形 23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70D48">
                            <w:pPr>
                              <w:jc w:val="center"/>
                              <w:rPr>
                                <w:b/>
                                <w:color w:val="FF0000"/>
                                <w:sz w:val="24"/>
                                <w:szCs w:val="24"/>
                              </w:rPr>
                            </w:pPr>
                            <w:r>
                              <w:rPr>
                                <w:rFonts w:hint="eastAsia"/>
                                <w:b/>
                                <w:color w:val="FF0000"/>
                                <w:sz w:val="24"/>
                                <w:szCs w:val="24"/>
                              </w:rPr>
                              <w:t>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9" o:spid="_x0000_s1075" style="position:absolute;left:0;text-align:left;margin-left:295.45pt;margin-top:182.35pt;width:38.25pt;height:38.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ounQIAAHY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70D48">
                      <w:pPr>
                        <w:jc w:val="center"/>
                        <w:rPr>
                          <w:b/>
                          <w:color w:val="FF0000"/>
                          <w:sz w:val="24"/>
                          <w:szCs w:val="24"/>
                        </w:rPr>
                      </w:pPr>
                      <w:r>
                        <w:rPr>
                          <w:rFonts w:hint="eastAsia"/>
                          <w:b/>
                          <w:color w:val="FF0000"/>
                          <w:sz w:val="24"/>
                          <w:szCs w:val="24"/>
                        </w:rPr>
                        <w:t>４</w:t>
                      </w:r>
                    </w:p>
                  </w:txbxContent>
                </v:textbox>
              </v:shape>
            </w:pict>
          </mc:Fallback>
        </mc:AlternateContent>
      </w:r>
    </w:p>
    <w:tbl>
      <w:tblPr>
        <w:tblStyle w:val="a7"/>
        <w:tblW w:w="0" w:type="auto"/>
        <w:tblLook w:val="04A0" w:firstRow="1" w:lastRow="0" w:firstColumn="1" w:lastColumn="0" w:noHBand="0" w:noVBand="1"/>
      </w:tblPr>
      <w:tblGrid>
        <w:gridCol w:w="2406"/>
        <w:gridCol w:w="1246"/>
        <w:gridCol w:w="965"/>
        <w:gridCol w:w="1020"/>
        <w:gridCol w:w="2719"/>
        <w:gridCol w:w="2491"/>
      </w:tblGrid>
      <w:tr w:rsidR="00170D48" w:rsidRPr="00103BAB" w:rsidTr="00A66189">
        <w:tc>
          <w:tcPr>
            <w:tcW w:w="10847" w:type="dxa"/>
            <w:gridSpan w:val="6"/>
          </w:tcPr>
          <w:p w:rsidR="00170D48" w:rsidRPr="00103BAB" w:rsidRDefault="006B41B4" w:rsidP="00A6618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cs="Consolas" w:hint="eastAsia"/>
                <w:b/>
                <w:color w:val="222222"/>
                <w:szCs w:val="21"/>
                <w:shd w:val="clear" w:color="auto" w:fill="FFFFFF"/>
              </w:rPr>
              <w:t>電話ボックス</w:t>
            </w:r>
          </w:p>
        </w:tc>
      </w:tr>
      <w:tr w:rsidR="00170D48" w:rsidRPr="00103BAB" w:rsidTr="00A66189">
        <w:tc>
          <w:tcPr>
            <w:tcW w:w="2406" w:type="dxa"/>
            <w:shd w:val="clear" w:color="auto" w:fill="92D050"/>
          </w:tcPr>
          <w:p w:rsidR="00170D48" w:rsidRPr="00103BAB" w:rsidRDefault="00170D48"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170D48" w:rsidRPr="00103BAB" w:rsidRDefault="00170D48"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70D48" w:rsidRPr="00103BAB" w:rsidRDefault="00170D48"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170D48" w:rsidRPr="00103BAB" w:rsidTr="00A66189">
        <w:tc>
          <w:tcPr>
            <w:tcW w:w="2406" w:type="dxa"/>
          </w:tcPr>
          <w:p w:rsidR="00170D48" w:rsidRPr="00103BAB" w:rsidRDefault="006B41B4" w:rsidP="00A66189">
            <w:pPr>
              <w:rPr>
                <w:rFonts w:asciiTheme="majorEastAsia" w:eastAsiaTheme="majorEastAsia" w:hAnsiTheme="majorEastAsia"/>
                <w:noProof/>
              </w:rPr>
            </w:pPr>
            <w:r w:rsidRPr="00103BAB">
              <w:rPr>
                <w:rFonts w:asciiTheme="majorEastAsia" w:eastAsiaTheme="majorEastAsia" w:hAnsiTheme="majorEastAsia" w:hint="eastAsia"/>
                <w:noProof/>
              </w:rPr>
              <w:t>発信番号や会社名</w:t>
            </w:r>
          </w:p>
        </w:tc>
        <w:tc>
          <w:tcPr>
            <w:tcW w:w="1246" w:type="dxa"/>
          </w:tcPr>
          <w:p w:rsidR="00170D48" w:rsidRPr="00103BAB" w:rsidRDefault="006B41B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170D48" w:rsidRPr="00103BAB" w:rsidRDefault="00170D48" w:rsidP="00A66189">
            <w:pPr>
              <w:jc w:val="center"/>
              <w:rPr>
                <w:rFonts w:asciiTheme="majorEastAsia" w:eastAsiaTheme="majorEastAsia" w:hAnsiTheme="majorEastAsia"/>
              </w:rPr>
            </w:pPr>
          </w:p>
        </w:tc>
        <w:tc>
          <w:tcPr>
            <w:tcW w:w="1020" w:type="dxa"/>
          </w:tcPr>
          <w:p w:rsidR="00170D48" w:rsidRPr="00103BAB" w:rsidRDefault="00170D48" w:rsidP="00A66189">
            <w:pPr>
              <w:jc w:val="center"/>
              <w:rPr>
                <w:rFonts w:asciiTheme="majorEastAsia" w:eastAsiaTheme="majorEastAsia" w:hAnsiTheme="majorEastAsia"/>
                <w:color w:val="FF0000"/>
              </w:rPr>
            </w:pPr>
          </w:p>
        </w:tc>
        <w:tc>
          <w:tcPr>
            <w:tcW w:w="2719" w:type="dxa"/>
          </w:tcPr>
          <w:p w:rsidR="00170D48" w:rsidRPr="00103BAB" w:rsidRDefault="006B41B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No.1発信する際に使用する電話番号や会社名は表示する</w:t>
            </w:r>
          </w:p>
        </w:tc>
        <w:tc>
          <w:tcPr>
            <w:tcW w:w="2491" w:type="dxa"/>
          </w:tcPr>
          <w:p w:rsidR="00170D48" w:rsidRPr="00103BAB" w:rsidRDefault="00170D48" w:rsidP="00A66189">
            <w:pPr>
              <w:rPr>
                <w:rFonts w:asciiTheme="majorEastAsia" w:eastAsiaTheme="majorEastAsia" w:hAnsiTheme="majorEastAsia"/>
                <w:lang w:val="vi-VN"/>
              </w:rPr>
            </w:pPr>
          </w:p>
        </w:tc>
      </w:tr>
      <w:tr w:rsidR="006B41B4" w:rsidRPr="00103BAB" w:rsidTr="00A66189">
        <w:tc>
          <w:tcPr>
            <w:tcW w:w="2406" w:type="dxa"/>
          </w:tcPr>
          <w:p w:rsidR="006B41B4" w:rsidRPr="00103BAB" w:rsidRDefault="006B41B4" w:rsidP="00A66189">
            <w:pPr>
              <w:rPr>
                <w:rFonts w:asciiTheme="majorEastAsia" w:eastAsiaTheme="majorEastAsia" w:hAnsiTheme="majorEastAsia"/>
                <w:noProof/>
              </w:rPr>
            </w:pPr>
            <w:r w:rsidRPr="00103BAB">
              <w:rPr>
                <w:rFonts w:asciiTheme="majorEastAsia" w:eastAsiaTheme="majorEastAsia" w:hAnsiTheme="majorEastAsia" w:hint="eastAsia"/>
                <w:noProof/>
              </w:rPr>
              <w:t>電話番号</w:t>
            </w:r>
          </w:p>
        </w:tc>
        <w:tc>
          <w:tcPr>
            <w:tcW w:w="1246" w:type="dxa"/>
          </w:tcPr>
          <w:p w:rsidR="006B41B4" w:rsidRPr="00103BAB" w:rsidRDefault="006B41B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6B41B4" w:rsidRPr="00103BAB" w:rsidRDefault="006B41B4" w:rsidP="00A66189">
            <w:pPr>
              <w:jc w:val="center"/>
              <w:rPr>
                <w:rFonts w:asciiTheme="majorEastAsia" w:eastAsiaTheme="majorEastAsia" w:hAnsiTheme="majorEastAsia"/>
              </w:rPr>
            </w:pPr>
          </w:p>
        </w:tc>
        <w:tc>
          <w:tcPr>
            <w:tcW w:w="1020" w:type="dxa"/>
          </w:tcPr>
          <w:p w:rsidR="006B41B4" w:rsidRPr="00103BAB" w:rsidRDefault="006B41B4" w:rsidP="00A66189">
            <w:pPr>
              <w:jc w:val="center"/>
              <w:rPr>
                <w:rFonts w:asciiTheme="majorEastAsia" w:eastAsiaTheme="majorEastAsia" w:hAnsiTheme="majorEastAsia"/>
                <w:color w:val="FF0000"/>
              </w:rPr>
            </w:pPr>
          </w:p>
        </w:tc>
        <w:tc>
          <w:tcPr>
            <w:tcW w:w="2719" w:type="dxa"/>
          </w:tcPr>
          <w:p w:rsidR="006B41B4" w:rsidRPr="00103BAB" w:rsidRDefault="006B41B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No.2発信先の電話番号を入力する</w:t>
            </w:r>
          </w:p>
        </w:tc>
        <w:tc>
          <w:tcPr>
            <w:tcW w:w="2491" w:type="dxa"/>
          </w:tcPr>
          <w:p w:rsidR="006B41B4" w:rsidRPr="00103BAB" w:rsidRDefault="00DC7F28"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入力した途端「</w:t>
            </w:r>
            <w:r w:rsidRPr="00103BAB">
              <w:rPr>
                <w:rFonts w:asciiTheme="majorEastAsia" w:eastAsiaTheme="majorEastAsia" w:hAnsiTheme="majorEastAsia" w:hint="eastAsia"/>
                <w:noProof/>
              </w:rPr>
              <w:t>発信番号や会社名</w:t>
            </w:r>
            <w:r w:rsidRPr="00103BAB">
              <w:rPr>
                <w:rFonts w:asciiTheme="majorEastAsia" w:eastAsiaTheme="majorEastAsia" w:hAnsiTheme="majorEastAsia" w:hint="eastAsia"/>
                <w:lang w:val="vi-VN"/>
              </w:rPr>
              <w:t>」ところに「電話番号や顧客名」に変わる</w:t>
            </w:r>
          </w:p>
        </w:tc>
      </w:tr>
      <w:tr w:rsidR="0098571D" w:rsidRPr="00103BAB" w:rsidTr="00A66189">
        <w:tc>
          <w:tcPr>
            <w:tcW w:w="2406" w:type="dxa"/>
          </w:tcPr>
          <w:p w:rsidR="0098571D" w:rsidRPr="00103BAB" w:rsidRDefault="0098571D" w:rsidP="0098571D">
            <w:pPr>
              <w:rPr>
                <w:rFonts w:asciiTheme="majorEastAsia" w:eastAsiaTheme="majorEastAsia" w:hAnsiTheme="majorEastAsia"/>
                <w:noProof/>
              </w:rPr>
            </w:pPr>
            <w:r w:rsidRPr="00103BAB">
              <w:rPr>
                <w:rFonts w:asciiTheme="majorEastAsia" w:eastAsiaTheme="majorEastAsia" w:hAnsiTheme="majorEastAsia" w:cs="Segoe UI Symbol" w:hint="eastAsia"/>
                <w:noProof/>
              </w:rPr>
              <w:t>⇦マーク</w:t>
            </w:r>
          </w:p>
        </w:tc>
        <w:tc>
          <w:tcPr>
            <w:tcW w:w="1246" w:type="dxa"/>
          </w:tcPr>
          <w:p w:rsidR="0098571D" w:rsidRPr="00103BAB" w:rsidRDefault="0098571D"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98571D" w:rsidRPr="00103BAB" w:rsidRDefault="0098571D" w:rsidP="00A66189">
            <w:pPr>
              <w:jc w:val="center"/>
              <w:rPr>
                <w:rFonts w:asciiTheme="majorEastAsia" w:eastAsiaTheme="majorEastAsia" w:hAnsiTheme="majorEastAsia"/>
              </w:rPr>
            </w:pPr>
          </w:p>
        </w:tc>
        <w:tc>
          <w:tcPr>
            <w:tcW w:w="1020" w:type="dxa"/>
          </w:tcPr>
          <w:p w:rsidR="0098571D" w:rsidRPr="00103BAB" w:rsidRDefault="0098571D" w:rsidP="00A66189">
            <w:pPr>
              <w:jc w:val="center"/>
              <w:rPr>
                <w:rFonts w:asciiTheme="majorEastAsia" w:eastAsiaTheme="majorEastAsia" w:hAnsiTheme="majorEastAsia"/>
                <w:color w:val="FF0000"/>
              </w:rPr>
            </w:pPr>
          </w:p>
        </w:tc>
        <w:tc>
          <w:tcPr>
            <w:tcW w:w="2719" w:type="dxa"/>
          </w:tcPr>
          <w:p w:rsidR="0098571D" w:rsidRPr="00103BAB" w:rsidRDefault="0098571D"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No.3</w:t>
            </w:r>
            <w:r w:rsidR="008F4F08" w:rsidRPr="00103BAB">
              <w:rPr>
                <w:rFonts w:asciiTheme="majorEastAsia" w:eastAsiaTheme="majorEastAsia" w:hAnsiTheme="majorEastAsia" w:hint="eastAsia"/>
                <w:lang w:val="vi-VN"/>
              </w:rPr>
              <w:t>を</w:t>
            </w:r>
            <w:r w:rsidRPr="00103BAB">
              <w:rPr>
                <w:rFonts w:asciiTheme="majorEastAsia" w:eastAsiaTheme="majorEastAsia" w:hAnsiTheme="majorEastAsia" w:hint="eastAsia"/>
                <w:lang w:val="vi-VN"/>
              </w:rPr>
              <w:t>クリックしたら、上記の「電話番号」欄入力した値を1文字づつ消す</w:t>
            </w:r>
            <w:r w:rsidR="00C13679" w:rsidRPr="00103BAB">
              <w:rPr>
                <w:rFonts w:asciiTheme="majorEastAsia" w:eastAsiaTheme="majorEastAsia" w:hAnsiTheme="majorEastAsia" w:hint="eastAsia"/>
                <w:lang w:val="vi-VN"/>
              </w:rPr>
              <w:t>ことができる</w:t>
            </w:r>
          </w:p>
        </w:tc>
        <w:tc>
          <w:tcPr>
            <w:tcW w:w="2491" w:type="dxa"/>
          </w:tcPr>
          <w:p w:rsidR="0098571D" w:rsidRPr="00103BAB" w:rsidRDefault="0098571D" w:rsidP="00A66189">
            <w:pPr>
              <w:rPr>
                <w:rFonts w:asciiTheme="majorEastAsia" w:eastAsiaTheme="majorEastAsia" w:hAnsiTheme="majorEastAsia"/>
                <w:lang w:val="vi-VN"/>
              </w:rPr>
            </w:pPr>
          </w:p>
        </w:tc>
      </w:tr>
      <w:tr w:rsidR="00170D48" w:rsidRPr="00103BAB" w:rsidTr="00A66189">
        <w:tc>
          <w:tcPr>
            <w:tcW w:w="2406" w:type="dxa"/>
          </w:tcPr>
          <w:p w:rsidR="00170D48" w:rsidRPr="00103BAB" w:rsidRDefault="00170D48"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6BADD31A" wp14:editId="068878B8">
                  <wp:extent cx="1390886" cy="18097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390886" cy="1809750"/>
                          </a:xfrm>
                          <a:prstGeom prst="rect">
                            <a:avLst/>
                          </a:prstGeom>
                        </pic:spPr>
                      </pic:pic>
                    </a:graphicData>
                  </a:graphic>
                </wp:inline>
              </w:drawing>
            </w:r>
          </w:p>
        </w:tc>
        <w:tc>
          <w:tcPr>
            <w:tcW w:w="1246" w:type="dxa"/>
          </w:tcPr>
          <w:p w:rsidR="00170D48" w:rsidRPr="00103BAB" w:rsidRDefault="00383650"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転送ユーザリスト</w:t>
            </w:r>
          </w:p>
        </w:tc>
        <w:tc>
          <w:tcPr>
            <w:tcW w:w="965" w:type="dxa"/>
          </w:tcPr>
          <w:p w:rsidR="00170D48" w:rsidRPr="00103BAB" w:rsidRDefault="00170D48" w:rsidP="00A66189">
            <w:pPr>
              <w:jc w:val="center"/>
              <w:rPr>
                <w:rFonts w:asciiTheme="majorEastAsia" w:eastAsiaTheme="majorEastAsia" w:hAnsiTheme="majorEastAsia"/>
              </w:rPr>
            </w:pPr>
          </w:p>
        </w:tc>
        <w:tc>
          <w:tcPr>
            <w:tcW w:w="1020" w:type="dxa"/>
          </w:tcPr>
          <w:p w:rsidR="00170D48" w:rsidRPr="00103BAB" w:rsidRDefault="00170D48" w:rsidP="00A66189">
            <w:pPr>
              <w:jc w:val="center"/>
              <w:rPr>
                <w:rFonts w:asciiTheme="majorEastAsia" w:eastAsiaTheme="majorEastAsia" w:hAnsiTheme="majorEastAsia"/>
                <w:color w:val="FF0000"/>
              </w:rPr>
            </w:pPr>
          </w:p>
        </w:tc>
        <w:tc>
          <w:tcPr>
            <w:tcW w:w="2719" w:type="dxa"/>
          </w:tcPr>
          <w:p w:rsidR="00170D48" w:rsidRPr="00103BAB" w:rsidRDefault="008F4F08"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No.4をクリックしたら、このオバレーイを変わる</w:t>
            </w:r>
          </w:p>
          <w:p w:rsidR="00351790" w:rsidRPr="00103BAB" w:rsidRDefault="00351790" w:rsidP="00A66189">
            <w:pPr>
              <w:rPr>
                <w:rFonts w:asciiTheme="majorEastAsia" w:eastAsiaTheme="majorEastAsia" w:hAnsiTheme="majorEastAsia"/>
                <w:lang w:val="vi-VN"/>
              </w:rPr>
            </w:pPr>
          </w:p>
          <w:p w:rsidR="00351790" w:rsidRPr="00103BAB" w:rsidRDefault="00AD74EF"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w:t>
            </w:r>
            <w:r w:rsidR="00351790" w:rsidRPr="00103BAB">
              <w:rPr>
                <w:rFonts w:asciiTheme="majorEastAsia" w:eastAsiaTheme="majorEastAsia" w:hAnsiTheme="majorEastAsia" w:hint="eastAsia"/>
                <w:lang w:val="vi-VN"/>
              </w:rPr>
              <w:t>ちなみにユーザを</w:t>
            </w:r>
            <w:r w:rsidR="00F67DED">
              <w:rPr>
                <w:rFonts w:asciiTheme="majorEastAsia" w:eastAsiaTheme="majorEastAsia" w:hAnsiTheme="majorEastAsia" w:hint="eastAsia"/>
                <w:lang w:val="vi-VN"/>
              </w:rPr>
              <w:t>選択</w:t>
            </w:r>
            <w:r w:rsidR="00351790" w:rsidRPr="00103BAB">
              <w:rPr>
                <w:rFonts w:asciiTheme="majorEastAsia" w:eastAsiaTheme="majorEastAsia" w:hAnsiTheme="majorEastAsia" w:hint="eastAsia"/>
                <w:lang w:val="vi-VN"/>
              </w:rPr>
              <w:t>し、ダイヤルを</w:t>
            </w:r>
            <w:r w:rsidR="002A700C" w:rsidRPr="00103BAB">
              <w:rPr>
                <w:rFonts w:asciiTheme="majorEastAsia" w:eastAsiaTheme="majorEastAsia" w:hAnsiTheme="majorEastAsia" w:hint="eastAsia"/>
                <w:lang w:val="vi-VN"/>
              </w:rPr>
              <w:t>クリックしたら、</w:t>
            </w:r>
            <w:r w:rsidR="00351790" w:rsidRPr="00103BAB">
              <w:rPr>
                <w:rFonts w:asciiTheme="majorEastAsia" w:eastAsiaTheme="majorEastAsia" w:hAnsiTheme="majorEastAsia" w:hint="eastAsia"/>
                <w:lang w:val="vi-VN"/>
              </w:rPr>
              <w:t>転送することができる（青い丸ついているユーザのみ転送できる）</w:t>
            </w:r>
          </w:p>
        </w:tc>
        <w:tc>
          <w:tcPr>
            <w:tcW w:w="2491" w:type="dxa"/>
          </w:tcPr>
          <w:p w:rsidR="00170D48" w:rsidRPr="00103BAB" w:rsidRDefault="00170D48" w:rsidP="00170D48">
            <w:pPr>
              <w:rPr>
                <w:rFonts w:asciiTheme="majorEastAsia" w:eastAsiaTheme="majorEastAsia" w:hAnsiTheme="majorEastAsia"/>
                <w:lang w:val="vi-VN"/>
              </w:rPr>
            </w:pPr>
            <w:r w:rsidRPr="00103BAB">
              <w:rPr>
                <w:rFonts w:asciiTheme="majorEastAsia" w:eastAsiaTheme="majorEastAsia" w:hAnsiTheme="majorEastAsia" w:hint="eastAsia"/>
                <w:lang w:val="vi-VN"/>
              </w:rPr>
              <w:t>・詳細は転送リスト画面に参照</w:t>
            </w:r>
          </w:p>
        </w:tc>
      </w:tr>
      <w:tr w:rsidR="006B41B4" w:rsidRPr="00103BAB" w:rsidTr="00A66189">
        <w:tc>
          <w:tcPr>
            <w:tcW w:w="2406" w:type="dxa"/>
          </w:tcPr>
          <w:p w:rsidR="006B41B4" w:rsidRPr="00103BAB" w:rsidRDefault="006B41B4" w:rsidP="00A66189">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3C8BF074" wp14:editId="5F94622A">
                  <wp:extent cx="1390650" cy="1856312"/>
                  <wp:effectExtent l="0" t="0" r="0" b="0"/>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93760" cy="1860464"/>
                          </a:xfrm>
                          <a:prstGeom prst="rect">
                            <a:avLst/>
                          </a:prstGeom>
                        </pic:spPr>
                      </pic:pic>
                    </a:graphicData>
                  </a:graphic>
                </wp:inline>
              </w:drawing>
            </w:r>
          </w:p>
        </w:tc>
        <w:tc>
          <w:tcPr>
            <w:tcW w:w="1246" w:type="dxa"/>
          </w:tcPr>
          <w:p w:rsidR="006B41B4" w:rsidRPr="00103BAB" w:rsidRDefault="006B41B4" w:rsidP="00A66189">
            <w:pPr>
              <w:rPr>
                <w:rFonts w:asciiTheme="majorEastAsia" w:eastAsiaTheme="majorEastAsia" w:hAnsiTheme="majorEastAsia"/>
                <w:lang w:val="vi-VN"/>
              </w:rPr>
            </w:pPr>
          </w:p>
        </w:tc>
        <w:tc>
          <w:tcPr>
            <w:tcW w:w="965" w:type="dxa"/>
          </w:tcPr>
          <w:p w:rsidR="006B41B4" w:rsidRPr="00103BAB" w:rsidRDefault="006B41B4" w:rsidP="00A66189">
            <w:pPr>
              <w:jc w:val="center"/>
              <w:rPr>
                <w:rFonts w:asciiTheme="majorEastAsia" w:eastAsiaTheme="majorEastAsia" w:hAnsiTheme="majorEastAsia"/>
              </w:rPr>
            </w:pPr>
          </w:p>
        </w:tc>
        <w:tc>
          <w:tcPr>
            <w:tcW w:w="1020" w:type="dxa"/>
          </w:tcPr>
          <w:p w:rsidR="006B41B4" w:rsidRPr="00103BAB" w:rsidRDefault="006B41B4" w:rsidP="00A66189">
            <w:pPr>
              <w:jc w:val="center"/>
              <w:rPr>
                <w:rFonts w:asciiTheme="majorEastAsia" w:eastAsiaTheme="majorEastAsia" w:hAnsiTheme="majorEastAsia"/>
                <w:color w:val="FF0000"/>
              </w:rPr>
            </w:pPr>
          </w:p>
        </w:tc>
        <w:tc>
          <w:tcPr>
            <w:tcW w:w="2719" w:type="dxa"/>
          </w:tcPr>
          <w:p w:rsidR="006B41B4" w:rsidRPr="00103BAB" w:rsidRDefault="00DA69D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「電話番号」欄に電話番号を入力し、No.5をクリックしたら、発信を行う同時にこのオバレーイを変わる</w:t>
            </w:r>
          </w:p>
          <w:p w:rsidR="00DA69D9" w:rsidRPr="00103BAB" w:rsidRDefault="00DA69D9" w:rsidP="00A66189">
            <w:pPr>
              <w:rPr>
                <w:rFonts w:asciiTheme="majorEastAsia" w:eastAsiaTheme="majorEastAsia" w:hAnsiTheme="majorEastAsia"/>
                <w:lang w:val="vi-VN"/>
              </w:rPr>
            </w:pPr>
          </w:p>
          <w:p w:rsidR="00DA69D9" w:rsidRPr="00103BAB" w:rsidRDefault="00DA69D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・「通話を終了」を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現在通話中を終了することができる</w:t>
            </w:r>
          </w:p>
        </w:tc>
        <w:tc>
          <w:tcPr>
            <w:tcW w:w="2491" w:type="dxa"/>
          </w:tcPr>
          <w:p w:rsidR="006B41B4" w:rsidRPr="00103BAB" w:rsidRDefault="006B41B4" w:rsidP="00170D48">
            <w:pPr>
              <w:rPr>
                <w:rFonts w:asciiTheme="majorEastAsia" w:eastAsiaTheme="majorEastAsia" w:hAnsiTheme="majorEastAsia"/>
                <w:lang w:val="vi-VN"/>
              </w:rPr>
            </w:pPr>
          </w:p>
        </w:tc>
      </w:tr>
    </w:tbl>
    <w:p w:rsidR="00170D48" w:rsidRPr="00103BAB" w:rsidRDefault="00170D48" w:rsidP="000461CA">
      <w:pPr>
        <w:rPr>
          <w:rFonts w:asciiTheme="majorEastAsia" w:eastAsiaTheme="majorEastAsia" w:hAnsiTheme="majorEastAsia"/>
          <w:noProof/>
        </w:rPr>
      </w:pPr>
    </w:p>
    <w:p w:rsidR="000461CA" w:rsidRPr="00103BAB" w:rsidRDefault="00282C62" w:rsidP="005F2E1A">
      <w:pPr>
        <w:pStyle w:val="1"/>
        <w:numPr>
          <w:ilvl w:val="0"/>
          <w:numId w:val="8"/>
        </w:numPr>
        <w:ind w:left="1276"/>
        <w:rPr>
          <w:rFonts w:asciiTheme="majorEastAsia" w:hAnsiTheme="majorEastAsia"/>
          <w:noProof/>
        </w:rPr>
      </w:pPr>
      <w:bookmarkStart w:id="33" w:name="_Toc483178697"/>
      <w:r w:rsidRPr="00103BAB">
        <w:rPr>
          <w:rFonts w:asciiTheme="majorEastAsia" w:hAnsiTheme="majorEastAsia" w:hint="eastAsia"/>
          <w:noProof/>
        </w:rPr>
        <mc:AlternateContent>
          <mc:Choice Requires="wps">
            <w:drawing>
              <wp:anchor distT="0" distB="0" distL="114300" distR="114300" simplePos="0" relativeHeight="251796480" behindDoc="0" locked="0" layoutInCell="1" allowOverlap="1" wp14:anchorId="5A86BECC" wp14:editId="7E527445">
                <wp:simplePos x="0" y="0"/>
                <wp:positionH relativeFrom="column">
                  <wp:posOffset>3241040</wp:posOffset>
                </wp:positionH>
                <wp:positionV relativeFrom="paragraph">
                  <wp:posOffset>591820</wp:posOffset>
                </wp:positionV>
                <wp:extent cx="485775" cy="485775"/>
                <wp:effectExtent l="0" t="0" r="0" b="0"/>
                <wp:wrapNone/>
                <wp:docPr id="248" name="七角形 24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82C62">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8" o:spid="_x0000_s1076" style="position:absolute;left:0;text-align:left;margin-left:255.2pt;margin-top:46.6pt;width:38.25pt;height:38.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XAnAIAAHY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82C62">
                      <w:pPr>
                        <w:jc w:val="center"/>
                        <w:rPr>
                          <w:b/>
                          <w:color w:val="FF0000"/>
                          <w:sz w:val="24"/>
                          <w:szCs w:val="24"/>
                        </w:rPr>
                      </w:pPr>
                      <w:r>
                        <w:rPr>
                          <w:rFonts w:hint="eastAsia"/>
                          <w:b/>
                          <w:color w:val="FF0000"/>
                          <w:sz w:val="24"/>
                          <w:szCs w:val="24"/>
                        </w:rPr>
                        <w:t>３</w:t>
                      </w:r>
                    </w:p>
                  </w:txbxContent>
                </v:textbox>
              </v:shape>
            </w:pict>
          </mc:Fallback>
        </mc:AlternateContent>
      </w:r>
      <w:r w:rsidR="00AF4056" w:rsidRPr="00103BAB">
        <w:rPr>
          <w:rFonts w:asciiTheme="majorEastAsia" w:hAnsiTheme="majorEastAsia" w:hint="eastAsia"/>
          <w:noProof/>
        </w:rPr>
        <mc:AlternateContent>
          <mc:Choice Requires="wps">
            <w:drawing>
              <wp:anchor distT="0" distB="0" distL="114300" distR="114300" simplePos="0" relativeHeight="251794432" behindDoc="0" locked="0" layoutInCell="1" allowOverlap="1" wp14:anchorId="3C4364F1" wp14:editId="00843E5B">
                <wp:simplePos x="0" y="0"/>
                <wp:positionH relativeFrom="column">
                  <wp:posOffset>3939540</wp:posOffset>
                </wp:positionH>
                <wp:positionV relativeFrom="paragraph">
                  <wp:posOffset>99695</wp:posOffset>
                </wp:positionV>
                <wp:extent cx="485775" cy="485775"/>
                <wp:effectExtent l="0" t="0" r="0" b="0"/>
                <wp:wrapNone/>
                <wp:docPr id="247" name="七角形 24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AF4056">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7" o:spid="_x0000_s1077" style="position:absolute;left:0;text-align:left;margin-left:310.2pt;margin-top:7.85pt;width:38.25pt;height:3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AF4056">
                      <w:pPr>
                        <w:jc w:val="center"/>
                        <w:rPr>
                          <w:b/>
                          <w:color w:val="FF0000"/>
                          <w:sz w:val="24"/>
                          <w:szCs w:val="24"/>
                        </w:rPr>
                      </w:pPr>
                      <w:r>
                        <w:rPr>
                          <w:rFonts w:hint="eastAsia"/>
                          <w:b/>
                          <w:color w:val="FF0000"/>
                          <w:sz w:val="24"/>
                          <w:szCs w:val="24"/>
                        </w:rPr>
                        <w:t>２</w:t>
                      </w:r>
                    </w:p>
                  </w:txbxContent>
                </v:textbox>
              </v:shape>
            </w:pict>
          </mc:Fallback>
        </mc:AlternateContent>
      </w:r>
      <w:r w:rsidR="00A66189" w:rsidRPr="00103BAB">
        <w:rPr>
          <w:rFonts w:asciiTheme="majorEastAsia" w:hAnsiTheme="majorEastAsia" w:hint="eastAsia"/>
          <w:noProof/>
        </w:rPr>
        <mc:AlternateContent>
          <mc:Choice Requires="wps">
            <w:drawing>
              <wp:anchor distT="0" distB="0" distL="114300" distR="114300" simplePos="0" relativeHeight="251792384" behindDoc="0" locked="0" layoutInCell="1" allowOverlap="1" wp14:anchorId="6C58E380" wp14:editId="291C996B">
                <wp:simplePos x="0" y="0"/>
                <wp:positionH relativeFrom="column">
                  <wp:posOffset>2586990</wp:posOffset>
                </wp:positionH>
                <wp:positionV relativeFrom="paragraph">
                  <wp:posOffset>150495</wp:posOffset>
                </wp:positionV>
                <wp:extent cx="485775" cy="485775"/>
                <wp:effectExtent l="0" t="0" r="0" b="0"/>
                <wp:wrapNone/>
                <wp:docPr id="246" name="七角形 24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A66189">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6" o:spid="_x0000_s1078" style="position:absolute;left:0;text-align:left;margin-left:203.7pt;margin-top:11.85pt;width:38.25pt;height:38.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2ngIAAHY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A66189">
                      <w:pPr>
                        <w:jc w:val="center"/>
                        <w:rPr>
                          <w:b/>
                          <w:color w:val="FF0000"/>
                          <w:sz w:val="24"/>
                          <w:szCs w:val="24"/>
                        </w:rPr>
                      </w:pPr>
                      <w:r w:rsidRPr="00673E52">
                        <w:rPr>
                          <w:rFonts w:hint="eastAsia"/>
                          <w:b/>
                          <w:color w:val="FF0000"/>
                          <w:sz w:val="24"/>
                          <w:szCs w:val="24"/>
                        </w:rPr>
                        <w:t>1</w:t>
                      </w:r>
                    </w:p>
                  </w:txbxContent>
                </v:textbox>
              </v:shape>
            </w:pict>
          </mc:Fallback>
        </mc:AlternateContent>
      </w:r>
      <w:r w:rsidR="00920AEB" w:rsidRPr="00103BAB">
        <w:rPr>
          <w:rFonts w:asciiTheme="majorEastAsia" w:hAnsiTheme="majorEastAsia"/>
          <w:noProof/>
        </w:rPr>
        <w:drawing>
          <wp:anchor distT="0" distB="0" distL="114300" distR="114300" simplePos="0" relativeHeight="251790336" behindDoc="0" locked="0" layoutInCell="1" allowOverlap="1" wp14:anchorId="49365CBC" wp14:editId="45908159">
            <wp:simplePos x="0" y="0"/>
            <wp:positionH relativeFrom="column">
              <wp:posOffset>2038985</wp:posOffset>
            </wp:positionH>
            <wp:positionV relativeFrom="paragraph">
              <wp:posOffset>268605</wp:posOffset>
            </wp:positionV>
            <wp:extent cx="2393950" cy="3114675"/>
            <wp:effectExtent l="0" t="0" r="6350" b="9525"/>
            <wp:wrapTopAndBottom/>
            <wp:docPr id="245" name="図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393950" cy="3114675"/>
                    </a:xfrm>
                    <a:prstGeom prst="rect">
                      <a:avLst/>
                    </a:prstGeom>
                  </pic:spPr>
                </pic:pic>
              </a:graphicData>
            </a:graphic>
            <wp14:sizeRelH relativeFrom="page">
              <wp14:pctWidth>0</wp14:pctWidth>
            </wp14:sizeRelH>
            <wp14:sizeRelV relativeFrom="page">
              <wp14:pctHeight>0</wp14:pctHeight>
            </wp14:sizeRelV>
          </wp:anchor>
        </w:drawing>
      </w:r>
      <w:r w:rsidR="000461CA" w:rsidRPr="00103BAB">
        <w:rPr>
          <w:rFonts w:asciiTheme="majorEastAsia" w:hAnsiTheme="majorEastAsia" w:hint="eastAsia"/>
          <w:lang w:val="vi-VN"/>
        </w:rPr>
        <w:t>転送リスト　オバレーイ</w:t>
      </w:r>
      <w:bookmarkEnd w:id="33"/>
    </w:p>
    <w:p w:rsidR="00920AEB" w:rsidRPr="00103BAB" w:rsidRDefault="00920AEB" w:rsidP="00114502">
      <w:pPr>
        <w:rPr>
          <w:rFonts w:asciiTheme="majorEastAsia" w:eastAsiaTheme="majorEastAsia" w:hAnsiTheme="majorEastAsia"/>
          <w:noProof/>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114502" w:rsidRPr="00103BAB" w:rsidTr="00D95F79">
        <w:tc>
          <w:tcPr>
            <w:tcW w:w="10847" w:type="dxa"/>
            <w:gridSpan w:val="6"/>
          </w:tcPr>
          <w:p w:rsidR="00114502" w:rsidRPr="00103BAB" w:rsidRDefault="00C14352"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転送</w:t>
            </w:r>
            <w:r w:rsidR="00114502" w:rsidRPr="00103BAB">
              <w:rPr>
                <w:rFonts w:asciiTheme="majorEastAsia" w:eastAsiaTheme="majorEastAsia" w:hAnsiTheme="majorEastAsia" w:cs="Consolas" w:hint="eastAsia"/>
                <w:b/>
                <w:color w:val="222222"/>
                <w:szCs w:val="21"/>
                <w:shd w:val="clear" w:color="auto" w:fill="FFFFFF"/>
              </w:rPr>
              <w:t>ボックス</w:t>
            </w:r>
          </w:p>
        </w:tc>
      </w:tr>
      <w:tr w:rsidR="00114502" w:rsidRPr="00103BAB" w:rsidTr="00D95F79">
        <w:tc>
          <w:tcPr>
            <w:tcW w:w="2406" w:type="dxa"/>
            <w:shd w:val="clear" w:color="auto" w:fill="92D050"/>
          </w:tcPr>
          <w:p w:rsidR="00114502" w:rsidRPr="00103BAB" w:rsidRDefault="00114502"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114502" w:rsidRPr="00103BAB" w:rsidRDefault="00114502"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14502" w:rsidRPr="00103BAB" w:rsidRDefault="00114502"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114502" w:rsidRPr="00103BAB" w:rsidTr="00D95F79">
        <w:tc>
          <w:tcPr>
            <w:tcW w:w="2406" w:type="dxa"/>
          </w:tcPr>
          <w:p w:rsidR="00114502" w:rsidRPr="00103BAB" w:rsidRDefault="00441C1C" w:rsidP="00D95F79">
            <w:pPr>
              <w:rPr>
                <w:rFonts w:asciiTheme="majorEastAsia" w:eastAsiaTheme="majorEastAsia" w:hAnsiTheme="majorEastAsia"/>
                <w:noProof/>
              </w:rPr>
            </w:pPr>
            <w:r w:rsidRPr="00103BAB">
              <w:rPr>
                <w:rFonts w:asciiTheme="majorEastAsia" w:eastAsiaTheme="majorEastAsia" w:hAnsiTheme="majorEastAsia" w:hint="eastAsia"/>
                <w:noProof/>
              </w:rPr>
              <w:t>キーワード</w:t>
            </w:r>
          </w:p>
        </w:tc>
        <w:tc>
          <w:tcPr>
            <w:tcW w:w="1246" w:type="dxa"/>
          </w:tcPr>
          <w:p w:rsidR="00114502"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114502" w:rsidRPr="00103BAB" w:rsidRDefault="00114502" w:rsidP="00D95F79">
            <w:pPr>
              <w:jc w:val="center"/>
              <w:rPr>
                <w:rFonts w:asciiTheme="majorEastAsia" w:eastAsiaTheme="majorEastAsia" w:hAnsiTheme="majorEastAsia"/>
              </w:rPr>
            </w:pPr>
          </w:p>
        </w:tc>
        <w:tc>
          <w:tcPr>
            <w:tcW w:w="1020" w:type="dxa"/>
          </w:tcPr>
          <w:p w:rsidR="00114502" w:rsidRPr="00103BAB" w:rsidRDefault="00114502" w:rsidP="00D95F79">
            <w:pPr>
              <w:jc w:val="center"/>
              <w:rPr>
                <w:rFonts w:asciiTheme="majorEastAsia" w:eastAsiaTheme="majorEastAsia" w:hAnsiTheme="majorEastAsia"/>
                <w:color w:val="FF0000"/>
              </w:rPr>
            </w:pPr>
          </w:p>
        </w:tc>
        <w:tc>
          <w:tcPr>
            <w:tcW w:w="2719" w:type="dxa"/>
          </w:tcPr>
          <w:p w:rsidR="00114502"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No.1</w:t>
            </w:r>
            <w:r w:rsidR="0060077E" w:rsidRPr="00103BAB">
              <w:rPr>
                <w:rFonts w:asciiTheme="majorEastAsia" w:eastAsiaTheme="majorEastAsia" w:hAnsiTheme="majorEastAsia" w:hint="eastAsia"/>
                <w:lang w:val="vi-VN"/>
              </w:rPr>
              <w:t>入力した値で検索し、ユーザリストを絞る</w:t>
            </w:r>
          </w:p>
        </w:tc>
        <w:tc>
          <w:tcPr>
            <w:tcW w:w="2491" w:type="dxa"/>
          </w:tcPr>
          <w:p w:rsidR="00114502" w:rsidRPr="00103BAB" w:rsidRDefault="00114502" w:rsidP="00D95F79">
            <w:pPr>
              <w:rPr>
                <w:rFonts w:asciiTheme="majorEastAsia" w:eastAsiaTheme="majorEastAsia" w:hAnsiTheme="majorEastAsia"/>
                <w:lang w:val="vi-VN"/>
              </w:rPr>
            </w:pPr>
          </w:p>
        </w:tc>
      </w:tr>
      <w:tr w:rsidR="00114502" w:rsidRPr="00103BAB" w:rsidTr="00D95F79">
        <w:tc>
          <w:tcPr>
            <w:tcW w:w="2406" w:type="dxa"/>
          </w:tcPr>
          <w:p w:rsidR="00114502" w:rsidRPr="00103BAB" w:rsidRDefault="00441C1C"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3BF0022" wp14:editId="6174F928">
                  <wp:extent cx="330200" cy="317500"/>
                  <wp:effectExtent l="0" t="0" r="0" b="635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0200" cy="317500"/>
                          </a:xfrm>
                          <a:prstGeom prst="rect">
                            <a:avLst/>
                          </a:prstGeom>
                        </pic:spPr>
                      </pic:pic>
                    </a:graphicData>
                  </a:graphic>
                </wp:inline>
              </w:drawing>
            </w:r>
          </w:p>
        </w:tc>
        <w:tc>
          <w:tcPr>
            <w:tcW w:w="1246" w:type="dxa"/>
          </w:tcPr>
          <w:p w:rsidR="00114502"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114502" w:rsidRPr="00103BAB" w:rsidRDefault="00114502" w:rsidP="00D95F79">
            <w:pPr>
              <w:jc w:val="center"/>
              <w:rPr>
                <w:rFonts w:asciiTheme="majorEastAsia" w:eastAsiaTheme="majorEastAsia" w:hAnsiTheme="majorEastAsia"/>
              </w:rPr>
            </w:pPr>
          </w:p>
        </w:tc>
        <w:tc>
          <w:tcPr>
            <w:tcW w:w="1020" w:type="dxa"/>
          </w:tcPr>
          <w:p w:rsidR="00114502" w:rsidRPr="00103BAB" w:rsidRDefault="00114502" w:rsidP="00D95F79">
            <w:pPr>
              <w:jc w:val="center"/>
              <w:rPr>
                <w:rFonts w:asciiTheme="majorEastAsia" w:eastAsiaTheme="majorEastAsia" w:hAnsiTheme="majorEastAsia"/>
                <w:color w:val="FF0000"/>
              </w:rPr>
            </w:pPr>
          </w:p>
        </w:tc>
        <w:tc>
          <w:tcPr>
            <w:tcW w:w="2719" w:type="dxa"/>
          </w:tcPr>
          <w:p w:rsidR="001A42FF" w:rsidRPr="00103BAB" w:rsidRDefault="00114502" w:rsidP="00441C1C">
            <w:pPr>
              <w:rPr>
                <w:rFonts w:asciiTheme="majorEastAsia" w:eastAsiaTheme="majorEastAsia" w:hAnsiTheme="majorEastAsia"/>
                <w:lang w:val="vi-VN"/>
              </w:rPr>
            </w:pPr>
            <w:r w:rsidRPr="00103BAB">
              <w:rPr>
                <w:rFonts w:asciiTheme="majorEastAsia" w:eastAsiaTheme="majorEastAsia" w:hAnsiTheme="majorEastAsia" w:hint="eastAsia"/>
                <w:lang w:val="vi-VN"/>
              </w:rPr>
              <w:t>No.2</w:t>
            </w:r>
            <w:r w:rsidR="00681DFA" w:rsidRPr="00103BAB">
              <w:rPr>
                <w:rFonts w:asciiTheme="majorEastAsia" w:eastAsiaTheme="majorEastAsia" w:hAnsiTheme="majorEastAsia" w:hint="eastAsia"/>
                <w:lang w:val="vi-VN"/>
              </w:rPr>
              <w:t>現在</w:t>
            </w:r>
            <w:r w:rsidR="001A42FF" w:rsidRPr="00103BAB">
              <w:rPr>
                <w:rFonts w:asciiTheme="majorEastAsia" w:eastAsiaTheme="majorEastAsia" w:hAnsiTheme="majorEastAsia" w:hint="eastAsia"/>
                <w:lang w:val="vi-VN"/>
              </w:rPr>
              <w:t>ログインしているかいないかユーザリスト再取得する</w:t>
            </w:r>
          </w:p>
        </w:tc>
        <w:tc>
          <w:tcPr>
            <w:tcW w:w="2491" w:type="dxa"/>
          </w:tcPr>
          <w:p w:rsidR="00114502" w:rsidRPr="00103BAB" w:rsidRDefault="001A42FF"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条件は電話使用することができる前提で、Twilio情報の中に設定してあったユーザのみ</w:t>
            </w:r>
          </w:p>
        </w:tc>
      </w:tr>
      <w:tr w:rsidR="00114502" w:rsidRPr="00103BAB" w:rsidTr="00D95F79">
        <w:tc>
          <w:tcPr>
            <w:tcW w:w="2406" w:type="dxa"/>
          </w:tcPr>
          <w:p w:rsidR="00114502" w:rsidRPr="00103BAB" w:rsidRDefault="00441C1C" w:rsidP="00D95F79">
            <w:pPr>
              <w:rPr>
                <w:rFonts w:asciiTheme="majorEastAsia" w:eastAsiaTheme="majorEastAsia" w:hAnsiTheme="majorEastAsia"/>
                <w:noProof/>
              </w:rPr>
            </w:pPr>
            <w:r w:rsidRPr="00103BAB">
              <w:rPr>
                <w:rFonts w:asciiTheme="majorEastAsia" w:eastAsiaTheme="majorEastAsia" w:hAnsiTheme="majorEastAsia" w:hint="eastAsia"/>
                <w:noProof/>
              </w:rPr>
              <w:t>ユーザリスト</w:t>
            </w:r>
          </w:p>
        </w:tc>
        <w:tc>
          <w:tcPr>
            <w:tcW w:w="1246" w:type="dxa"/>
          </w:tcPr>
          <w:p w:rsidR="00114502" w:rsidRPr="00103BAB" w:rsidRDefault="00114502" w:rsidP="00D95F79">
            <w:pPr>
              <w:rPr>
                <w:rFonts w:asciiTheme="majorEastAsia" w:eastAsiaTheme="majorEastAsia" w:hAnsiTheme="majorEastAsia"/>
                <w:lang w:val="vi-VN"/>
              </w:rPr>
            </w:pPr>
          </w:p>
        </w:tc>
        <w:tc>
          <w:tcPr>
            <w:tcW w:w="965" w:type="dxa"/>
          </w:tcPr>
          <w:p w:rsidR="00114502" w:rsidRPr="00103BAB" w:rsidRDefault="00114502" w:rsidP="00D95F79">
            <w:pPr>
              <w:jc w:val="center"/>
              <w:rPr>
                <w:rFonts w:asciiTheme="majorEastAsia" w:eastAsiaTheme="majorEastAsia" w:hAnsiTheme="majorEastAsia"/>
              </w:rPr>
            </w:pPr>
          </w:p>
        </w:tc>
        <w:tc>
          <w:tcPr>
            <w:tcW w:w="1020" w:type="dxa"/>
          </w:tcPr>
          <w:p w:rsidR="00114502" w:rsidRPr="00103BAB" w:rsidRDefault="00114502" w:rsidP="00D95F79">
            <w:pPr>
              <w:jc w:val="center"/>
              <w:rPr>
                <w:rFonts w:asciiTheme="majorEastAsia" w:eastAsiaTheme="majorEastAsia" w:hAnsiTheme="majorEastAsia"/>
                <w:color w:val="FF0000"/>
              </w:rPr>
            </w:pPr>
          </w:p>
        </w:tc>
        <w:tc>
          <w:tcPr>
            <w:tcW w:w="2719" w:type="dxa"/>
          </w:tcPr>
          <w:p w:rsidR="00114502" w:rsidRPr="00103BAB" w:rsidRDefault="00114502" w:rsidP="00441C1C">
            <w:pPr>
              <w:rPr>
                <w:rFonts w:asciiTheme="majorEastAsia" w:eastAsiaTheme="majorEastAsia" w:hAnsiTheme="majorEastAsia"/>
                <w:lang w:val="vi-VN"/>
              </w:rPr>
            </w:pPr>
            <w:r w:rsidRPr="00103BAB">
              <w:rPr>
                <w:rFonts w:asciiTheme="majorEastAsia" w:eastAsiaTheme="majorEastAsia" w:hAnsiTheme="majorEastAsia" w:hint="eastAsia"/>
                <w:lang w:val="vi-VN"/>
              </w:rPr>
              <w:t>No.3</w:t>
            </w:r>
            <w:r w:rsidR="0069735B" w:rsidRPr="00103BAB">
              <w:rPr>
                <w:rFonts w:asciiTheme="majorEastAsia" w:eastAsiaTheme="majorEastAsia" w:hAnsiTheme="majorEastAsia" w:hint="eastAsia"/>
                <w:lang w:val="vi-VN"/>
              </w:rPr>
              <w:t xml:space="preserve"> Twilio情報の中に設定してあったユーザリスト</w:t>
            </w:r>
          </w:p>
        </w:tc>
        <w:tc>
          <w:tcPr>
            <w:tcW w:w="2491" w:type="dxa"/>
          </w:tcPr>
          <w:p w:rsidR="00114502" w:rsidRPr="00103BAB" w:rsidRDefault="00114502" w:rsidP="00D95F79">
            <w:pPr>
              <w:rPr>
                <w:rFonts w:asciiTheme="majorEastAsia" w:eastAsiaTheme="majorEastAsia" w:hAnsiTheme="majorEastAsia"/>
                <w:lang w:val="vi-VN"/>
              </w:rPr>
            </w:pPr>
          </w:p>
        </w:tc>
      </w:tr>
      <w:tr w:rsidR="00441C1C" w:rsidRPr="00103BAB" w:rsidTr="00D95F79">
        <w:tc>
          <w:tcPr>
            <w:tcW w:w="2406" w:type="dxa"/>
          </w:tcPr>
          <w:p w:rsidR="00441C1C" w:rsidRPr="00103BAB" w:rsidRDefault="00441C1C" w:rsidP="00D95F7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5F876772" wp14:editId="68985A2D">
                  <wp:extent cx="1358900" cy="387350"/>
                  <wp:effectExtent l="0" t="0" r="0" b="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58900" cy="387350"/>
                          </a:xfrm>
                          <a:prstGeom prst="rect">
                            <a:avLst/>
                          </a:prstGeom>
                        </pic:spPr>
                      </pic:pic>
                    </a:graphicData>
                  </a:graphic>
                </wp:inline>
              </w:drawing>
            </w:r>
          </w:p>
        </w:tc>
        <w:tc>
          <w:tcPr>
            <w:tcW w:w="1246" w:type="dxa"/>
          </w:tcPr>
          <w:p w:rsidR="00441C1C"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441C1C" w:rsidRPr="00103BAB" w:rsidRDefault="00441C1C" w:rsidP="00D95F79">
            <w:pPr>
              <w:jc w:val="center"/>
              <w:rPr>
                <w:rFonts w:asciiTheme="majorEastAsia" w:eastAsiaTheme="majorEastAsia" w:hAnsiTheme="majorEastAsia"/>
              </w:rPr>
            </w:pPr>
          </w:p>
        </w:tc>
        <w:tc>
          <w:tcPr>
            <w:tcW w:w="1020" w:type="dxa"/>
          </w:tcPr>
          <w:p w:rsidR="00441C1C" w:rsidRPr="00103BAB" w:rsidRDefault="00441C1C" w:rsidP="00D95F79">
            <w:pPr>
              <w:jc w:val="center"/>
              <w:rPr>
                <w:rFonts w:asciiTheme="majorEastAsia" w:eastAsiaTheme="majorEastAsia" w:hAnsiTheme="majorEastAsia"/>
                <w:color w:val="FF0000"/>
              </w:rPr>
            </w:pPr>
          </w:p>
        </w:tc>
        <w:tc>
          <w:tcPr>
            <w:tcW w:w="2719" w:type="dxa"/>
          </w:tcPr>
          <w:p w:rsidR="00441C1C" w:rsidRPr="00103BAB" w:rsidRDefault="00C14352" w:rsidP="00441C1C">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w:t>
            </w:r>
            <w:r w:rsidR="007B18D2" w:rsidRPr="00103BAB">
              <w:rPr>
                <w:rFonts w:asciiTheme="majorEastAsia" w:eastAsiaTheme="majorEastAsia" w:hAnsiTheme="majorEastAsia" w:hint="eastAsia"/>
                <w:lang w:val="vi-VN"/>
              </w:rPr>
              <w:t>したら、</w:t>
            </w:r>
            <w:r w:rsidRPr="00103BAB">
              <w:rPr>
                <w:rFonts w:asciiTheme="majorEastAsia" w:eastAsiaTheme="majorEastAsia" w:hAnsiTheme="majorEastAsia" w:hint="eastAsia"/>
                <w:lang w:val="vi-VN"/>
              </w:rPr>
              <w:t>「</w:t>
            </w:r>
            <w:r w:rsidRPr="00103BAB">
              <w:rPr>
                <w:rFonts w:asciiTheme="majorEastAsia" w:eastAsiaTheme="majorEastAsia" w:hAnsiTheme="majorEastAsia" w:cs="Consolas" w:hint="eastAsia"/>
                <w:color w:val="222222"/>
                <w:szCs w:val="21"/>
                <w:shd w:val="clear" w:color="auto" w:fill="FFFFFF"/>
              </w:rPr>
              <w:t>電話ボックス</w:t>
            </w:r>
            <w:r w:rsidRPr="00103BAB">
              <w:rPr>
                <w:rFonts w:asciiTheme="majorEastAsia" w:eastAsiaTheme="majorEastAsia" w:hAnsiTheme="majorEastAsia" w:hint="eastAsia"/>
                <w:lang w:val="vi-VN"/>
              </w:rPr>
              <w:t>」を入れ替える</w:t>
            </w:r>
          </w:p>
        </w:tc>
        <w:tc>
          <w:tcPr>
            <w:tcW w:w="2491" w:type="dxa"/>
          </w:tcPr>
          <w:p w:rsidR="00441C1C" w:rsidRPr="00103BAB" w:rsidRDefault="00441C1C" w:rsidP="00D95F79">
            <w:pPr>
              <w:rPr>
                <w:rFonts w:asciiTheme="majorEastAsia" w:eastAsiaTheme="majorEastAsia" w:hAnsiTheme="majorEastAsia"/>
                <w:lang w:val="vi-VN"/>
              </w:rPr>
            </w:pPr>
          </w:p>
        </w:tc>
      </w:tr>
      <w:tr w:rsidR="00441C1C" w:rsidRPr="00103BAB" w:rsidTr="00D95F79">
        <w:tc>
          <w:tcPr>
            <w:tcW w:w="2406" w:type="dxa"/>
          </w:tcPr>
          <w:p w:rsidR="00441C1C" w:rsidRPr="00103BAB" w:rsidRDefault="00441C1C" w:rsidP="00D95F79">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37C8616A" wp14:editId="1D4DFD05">
                  <wp:extent cx="1365250" cy="387350"/>
                  <wp:effectExtent l="0" t="0" r="6350" b="0"/>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365250" cy="387350"/>
                          </a:xfrm>
                          <a:prstGeom prst="rect">
                            <a:avLst/>
                          </a:prstGeom>
                        </pic:spPr>
                      </pic:pic>
                    </a:graphicData>
                  </a:graphic>
                </wp:inline>
              </w:drawing>
            </w:r>
          </w:p>
        </w:tc>
        <w:tc>
          <w:tcPr>
            <w:tcW w:w="1246" w:type="dxa"/>
          </w:tcPr>
          <w:p w:rsidR="00441C1C"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441C1C" w:rsidRPr="00103BAB" w:rsidRDefault="00441C1C" w:rsidP="00D95F79">
            <w:pPr>
              <w:jc w:val="center"/>
              <w:rPr>
                <w:rFonts w:asciiTheme="majorEastAsia" w:eastAsiaTheme="majorEastAsia" w:hAnsiTheme="majorEastAsia"/>
              </w:rPr>
            </w:pPr>
          </w:p>
        </w:tc>
        <w:tc>
          <w:tcPr>
            <w:tcW w:w="1020" w:type="dxa"/>
          </w:tcPr>
          <w:p w:rsidR="00441C1C" w:rsidRPr="00103BAB" w:rsidRDefault="00441C1C" w:rsidP="00D95F79">
            <w:pPr>
              <w:jc w:val="center"/>
              <w:rPr>
                <w:rFonts w:asciiTheme="majorEastAsia" w:eastAsiaTheme="majorEastAsia" w:hAnsiTheme="majorEastAsia"/>
                <w:color w:val="FF0000"/>
              </w:rPr>
            </w:pPr>
          </w:p>
        </w:tc>
        <w:tc>
          <w:tcPr>
            <w:tcW w:w="2719" w:type="dxa"/>
          </w:tcPr>
          <w:p w:rsidR="00441C1C" w:rsidRPr="00103BAB" w:rsidRDefault="007B18D2"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C14352" w:rsidRPr="00103BAB">
              <w:rPr>
                <w:rFonts w:asciiTheme="majorEastAsia" w:eastAsiaTheme="majorEastAsia" w:hAnsiTheme="majorEastAsia" w:hint="eastAsia"/>
                <w:lang w:val="vi-VN"/>
              </w:rPr>
              <w:t>選択したユーザに転送することができる</w:t>
            </w:r>
          </w:p>
        </w:tc>
        <w:tc>
          <w:tcPr>
            <w:tcW w:w="2491" w:type="dxa"/>
          </w:tcPr>
          <w:p w:rsidR="00441C1C" w:rsidRPr="00103BAB" w:rsidRDefault="00441C1C" w:rsidP="00D95F79">
            <w:pPr>
              <w:rPr>
                <w:rFonts w:asciiTheme="majorEastAsia" w:eastAsiaTheme="majorEastAsia" w:hAnsiTheme="majorEastAsia"/>
                <w:lang w:val="vi-VN"/>
              </w:rPr>
            </w:pPr>
          </w:p>
        </w:tc>
      </w:tr>
    </w:tbl>
    <w:p w:rsidR="00BB224A" w:rsidRPr="00103BAB" w:rsidRDefault="00BB224A" w:rsidP="00BB224A">
      <w:pPr>
        <w:rPr>
          <w:rFonts w:asciiTheme="majorEastAsia" w:eastAsiaTheme="majorEastAsia" w:hAnsiTheme="majorEastAsia"/>
          <w:noProof/>
        </w:rPr>
      </w:pPr>
    </w:p>
    <w:p w:rsidR="00333BAE" w:rsidRPr="00103BAB" w:rsidRDefault="00BB224A" w:rsidP="007A3848">
      <w:pPr>
        <w:pStyle w:val="1"/>
        <w:numPr>
          <w:ilvl w:val="0"/>
          <w:numId w:val="8"/>
        </w:numPr>
        <w:rPr>
          <w:rFonts w:asciiTheme="majorEastAsia" w:hAnsiTheme="majorEastAsia"/>
          <w:noProof/>
        </w:rPr>
      </w:pPr>
      <w:bookmarkStart w:id="34" w:name="_Toc483178698"/>
      <w:r w:rsidRPr="00103BAB">
        <w:rPr>
          <w:rFonts w:asciiTheme="majorEastAsia" w:hAnsiTheme="majorEastAsia" w:hint="eastAsia"/>
          <w:lang w:val="vi-VN"/>
        </w:rPr>
        <w:t>申出分類</w:t>
      </w:r>
      <w:r w:rsidR="00333BAE" w:rsidRPr="00103BAB">
        <w:rPr>
          <w:rFonts w:asciiTheme="majorEastAsia" w:hAnsiTheme="majorEastAsia" w:hint="eastAsia"/>
          <w:lang w:val="vi-VN"/>
        </w:rPr>
        <w:t xml:space="preserve">　オバレーイ</w:t>
      </w:r>
      <w:bookmarkEnd w:id="34"/>
    </w:p>
    <w:p w:rsidR="00170D48" w:rsidRPr="00103BAB" w:rsidRDefault="001D30CB">
      <w:pPr>
        <w:rPr>
          <w:rFonts w:asciiTheme="majorEastAsia" w:eastAsiaTheme="majorEastAsia" w:hAnsiTheme="majorEastAsia"/>
        </w:rPr>
      </w:pPr>
      <w:r w:rsidRPr="00103BAB">
        <w:rPr>
          <w:rFonts w:asciiTheme="majorEastAsia" w:eastAsiaTheme="majorEastAsia" w:hAnsiTheme="majorEastAsia" w:hint="eastAsia"/>
          <w:noProof/>
        </w:rPr>
        <mc:AlternateContent>
          <mc:Choice Requires="wps">
            <w:drawing>
              <wp:anchor distT="0" distB="0" distL="114300" distR="114300" simplePos="0" relativeHeight="251800576" behindDoc="0" locked="0" layoutInCell="1" allowOverlap="1" wp14:anchorId="53F076AA" wp14:editId="4B054D65">
                <wp:simplePos x="0" y="0"/>
                <wp:positionH relativeFrom="column">
                  <wp:posOffset>4999990</wp:posOffset>
                </wp:positionH>
                <wp:positionV relativeFrom="paragraph">
                  <wp:posOffset>67945</wp:posOffset>
                </wp:positionV>
                <wp:extent cx="485775" cy="485775"/>
                <wp:effectExtent l="0" t="0" r="0" b="0"/>
                <wp:wrapNone/>
                <wp:docPr id="258" name="七角形 25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333BAE">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8" o:spid="_x0000_s1079" style="position:absolute;left:0;text-align:left;margin-left:393.7pt;margin-top:5.35pt;width:38.25pt;height:38.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333BAE">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799552" behindDoc="0" locked="0" layoutInCell="1" allowOverlap="1" wp14:anchorId="2576FC47" wp14:editId="60B8E870">
                <wp:simplePos x="0" y="0"/>
                <wp:positionH relativeFrom="column">
                  <wp:posOffset>6060440</wp:posOffset>
                </wp:positionH>
                <wp:positionV relativeFrom="paragraph">
                  <wp:posOffset>74295</wp:posOffset>
                </wp:positionV>
                <wp:extent cx="485775" cy="485775"/>
                <wp:effectExtent l="0" t="0" r="0" b="0"/>
                <wp:wrapNone/>
                <wp:docPr id="259" name="七角形 25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333BAE">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9" o:spid="_x0000_s1080" style="position:absolute;left:0;text-align:left;margin-left:477.2pt;margin-top:5.85pt;width:38.25pt;height:38.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LungIAAHY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333BAE">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noProof/>
        </w:rPr>
        <w:drawing>
          <wp:inline distT="0" distB="0" distL="0" distR="0" wp14:anchorId="30B9F6D1" wp14:editId="693E7981">
            <wp:extent cx="6677277" cy="2635250"/>
            <wp:effectExtent l="0" t="0" r="9525" b="0"/>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675766" cy="2634654"/>
                    </a:xfrm>
                    <a:prstGeom prst="rect">
                      <a:avLst/>
                    </a:prstGeom>
                  </pic:spPr>
                </pic:pic>
              </a:graphicData>
            </a:graphic>
          </wp:inline>
        </w:drawing>
      </w:r>
    </w:p>
    <w:p w:rsidR="00333BAE" w:rsidRPr="00103BAB" w:rsidRDefault="00333BAE">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1D30CB" w:rsidRPr="00103BAB" w:rsidTr="00D95F79">
        <w:tc>
          <w:tcPr>
            <w:tcW w:w="10847" w:type="dxa"/>
            <w:gridSpan w:val="6"/>
          </w:tcPr>
          <w:p w:rsidR="001D30CB" w:rsidRPr="00103BAB" w:rsidRDefault="001D30CB"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申出分類</w:t>
            </w:r>
          </w:p>
        </w:tc>
      </w:tr>
      <w:tr w:rsidR="001D30CB" w:rsidRPr="00103BAB" w:rsidTr="00D95F79">
        <w:tc>
          <w:tcPr>
            <w:tcW w:w="2406" w:type="dxa"/>
            <w:shd w:val="clear" w:color="auto" w:fill="92D050"/>
          </w:tcPr>
          <w:p w:rsidR="001D30CB" w:rsidRPr="00103BAB" w:rsidRDefault="001D30CB"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1D30CB" w:rsidRPr="00103BAB" w:rsidRDefault="001D30CB"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D30CB" w:rsidRPr="00103BAB" w:rsidRDefault="001D30CB"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1D30CB" w:rsidRPr="00103BAB" w:rsidTr="00D95F79">
        <w:tc>
          <w:tcPr>
            <w:tcW w:w="2406" w:type="dxa"/>
          </w:tcPr>
          <w:p w:rsidR="001D30CB" w:rsidRPr="00103BAB" w:rsidRDefault="001D30CB" w:rsidP="00D95F79">
            <w:pPr>
              <w:rPr>
                <w:rFonts w:asciiTheme="majorEastAsia" w:eastAsiaTheme="majorEastAsia" w:hAnsiTheme="majorEastAsia"/>
                <w:noProof/>
                <w:lang w:val="vi-VN"/>
              </w:rPr>
            </w:pPr>
            <w:r w:rsidRPr="00103BAB">
              <w:rPr>
                <w:rFonts w:asciiTheme="majorEastAsia" w:eastAsiaTheme="majorEastAsia" w:hAnsiTheme="majorEastAsia" w:hint="eastAsia"/>
                <w:noProof/>
              </w:rPr>
              <w:t>キーワード</w:t>
            </w:r>
          </w:p>
        </w:tc>
        <w:tc>
          <w:tcPr>
            <w:tcW w:w="1246" w:type="dxa"/>
          </w:tcPr>
          <w:p w:rsidR="001D30CB" w:rsidRPr="00103BAB" w:rsidRDefault="001D30CB"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1D30CB" w:rsidRPr="00103BAB" w:rsidRDefault="001D30CB" w:rsidP="00D95F79">
            <w:pPr>
              <w:jc w:val="center"/>
              <w:rPr>
                <w:rFonts w:asciiTheme="majorEastAsia" w:eastAsiaTheme="majorEastAsia" w:hAnsiTheme="majorEastAsia"/>
              </w:rPr>
            </w:pPr>
          </w:p>
        </w:tc>
        <w:tc>
          <w:tcPr>
            <w:tcW w:w="1020" w:type="dxa"/>
          </w:tcPr>
          <w:p w:rsidR="001D30CB" w:rsidRPr="00103BAB" w:rsidRDefault="001D30CB" w:rsidP="00D95F79">
            <w:pPr>
              <w:jc w:val="center"/>
              <w:rPr>
                <w:rFonts w:asciiTheme="majorEastAsia" w:eastAsiaTheme="majorEastAsia" w:hAnsiTheme="majorEastAsia"/>
                <w:color w:val="FF0000"/>
              </w:rPr>
            </w:pPr>
          </w:p>
        </w:tc>
        <w:tc>
          <w:tcPr>
            <w:tcW w:w="2719" w:type="dxa"/>
          </w:tcPr>
          <w:p w:rsidR="001D30CB" w:rsidRPr="00103BAB" w:rsidRDefault="001D30CB" w:rsidP="001D30CB">
            <w:pPr>
              <w:rPr>
                <w:rFonts w:asciiTheme="majorEastAsia" w:eastAsiaTheme="majorEastAsia" w:hAnsiTheme="majorEastAsia"/>
                <w:lang w:val="vi-VN"/>
              </w:rPr>
            </w:pPr>
            <w:r w:rsidRPr="00103BAB">
              <w:rPr>
                <w:rFonts w:asciiTheme="majorEastAsia" w:eastAsiaTheme="majorEastAsia" w:hAnsiTheme="majorEastAsia" w:hint="eastAsia"/>
                <w:lang w:val="vi-VN"/>
              </w:rPr>
              <w:t>No.1入力した値で検索し、申出（小）分類リストを絞る</w:t>
            </w:r>
          </w:p>
        </w:tc>
        <w:tc>
          <w:tcPr>
            <w:tcW w:w="2491" w:type="dxa"/>
          </w:tcPr>
          <w:p w:rsidR="001D30CB" w:rsidRPr="00103BAB" w:rsidRDefault="001722D3"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値が合って、Enterを押したら検索することができる</w:t>
            </w:r>
          </w:p>
        </w:tc>
      </w:tr>
      <w:tr w:rsidR="001D30CB" w:rsidRPr="00103BAB" w:rsidTr="00D95F79">
        <w:tc>
          <w:tcPr>
            <w:tcW w:w="2406" w:type="dxa"/>
          </w:tcPr>
          <w:p w:rsidR="001D30CB" w:rsidRPr="00103BAB" w:rsidRDefault="001D30CB"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1CC831F1" wp14:editId="4730A97E">
                  <wp:extent cx="317500" cy="241300"/>
                  <wp:effectExtent l="0" t="0" r="6350" b="635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7500" cy="241300"/>
                          </a:xfrm>
                          <a:prstGeom prst="rect">
                            <a:avLst/>
                          </a:prstGeom>
                        </pic:spPr>
                      </pic:pic>
                    </a:graphicData>
                  </a:graphic>
                </wp:inline>
              </w:drawing>
            </w:r>
          </w:p>
        </w:tc>
        <w:tc>
          <w:tcPr>
            <w:tcW w:w="1246" w:type="dxa"/>
          </w:tcPr>
          <w:p w:rsidR="001D30CB" w:rsidRPr="00103BAB" w:rsidRDefault="001D30CB"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1D30CB" w:rsidRPr="00103BAB" w:rsidRDefault="001D30CB" w:rsidP="00D95F79">
            <w:pPr>
              <w:jc w:val="center"/>
              <w:rPr>
                <w:rFonts w:asciiTheme="majorEastAsia" w:eastAsiaTheme="majorEastAsia" w:hAnsiTheme="majorEastAsia"/>
              </w:rPr>
            </w:pPr>
          </w:p>
        </w:tc>
        <w:tc>
          <w:tcPr>
            <w:tcW w:w="1020" w:type="dxa"/>
          </w:tcPr>
          <w:p w:rsidR="001D30CB" w:rsidRPr="00103BAB" w:rsidRDefault="001D30CB" w:rsidP="00D95F79">
            <w:pPr>
              <w:jc w:val="center"/>
              <w:rPr>
                <w:rFonts w:asciiTheme="majorEastAsia" w:eastAsiaTheme="majorEastAsia" w:hAnsiTheme="majorEastAsia"/>
                <w:color w:val="FF0000"/>
              </w:rPr>
            </w:pPr>
          </w:p>
        </w:tc>
        <w:tc>
          <w:tcPr>
            <w:tcW w:w="2719" w:type="dxa"/>
          </w:tcPr>
          <w:p w:rsidR="001D30CB" w:rsidRPr="00103BAB" w:rsidRDefault="001D30CB"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No.2</w:t>
            </w:r>
            <w:r w:rsidR="001722D3" w:rsidRPr="00103BAB">
              <w:rPr>
                <w:rFonts w:asciiTheme="majorEastAsia" w:eastAsiaTheme="majorEastAsia" w:hAnsiTheme="majorEastAsia" w:hint="eastAsia"/>
                <w:lang w:val="vi-VN"/>
              </w:rPr>
              <w:t>クリックしたら、入力した値で検索し、申出（小）分類リストを絞る</w:t>
            </w:r>
          </w:p>
        </w:tc>
        <w:tc>
          <w:tcPr>
            <w:tcW w:w="2491" w:type="dxa"/>
          </w:tcPr>
          <w:p w:rsidR="001D30CB" w:rsidRPr="00103BAB" w:rsidRDefault="001D30CB" w:rsidP="00D95F79">
            <w:pPr>
              <w:rPr>
                <w:rFonts w:asciiTheme="majorEastAsia" w:eastAsiaTheme="majorEastAsia" w:hAnsiTheme="majorEastAsia"/>
                <w:lang w:val="vi-VN"/>
              </w:rPr>
            </w:pPr>
          </w:p>
        </w:tc>
      </w:tr>
      <w:tr w:rsidR="001D30CB" w:rsidRPr="00103BAB" w:rsidTr="00D95F79">
        <w:tc>
          <w:tcPr>
            <w:tcW w:w="2406" w:type="dxa"/>
          </w:tcPr>
          <w:p w:rsidR="001D30CB" w:rsidRPr="00103BAB" w:rsidRDefault="001722D3" w:rsidP="00D95F79">
            <w:pPr>
              <w:rPr>
                <w:rFonts w:asciiTheme="majorEastAsia" w:eastAsiaTheme="majorEastAsia" w:hAnsiTheme="majorEastAsia"/>
                <w:noProof/>
              </w:rPr>
            </w:pPr>
            <w:r w:rsidRPr="00103BAB">
              <w:rPr>
                <w:rFonts w:asciiTheme="majorEastAsia" w:eastAsiaTheme="majorEastAsia" w:hAnsiTheme="majorEastAsia" w:hint="eastAsia"/>
                <w:lang w:val="vi-VN"/>
              </w:rPr>
              <w:t>申出（大）分類</w:t>
            </w:r>
          </w:p>
        </w:tc>
        <w:tc>
          <w:tcPr>
            <w:tcW w:w="1246" w:type="dxa"/>
          </w:tcPr>
          <w:p w:rsidR="001D30CB" w:rsidRPr="00103BAB" w:rsidRDefault="001434A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1D30CB" w:rsidRPr="00103BAB" w:rsidRDefault="001D30CB" w:rsidP="00D95F79">
            <w:pPr>
              <w:jc w:val="center"/>
              <w:rPr>
                <w:rFonts w:asciiTheme="majorEastAsia" w:eastAsiaTheme="majorEastAsia" w:hAnsiTheme="majorEastAsia"/>
              </w:rPr>
            </w:pPr>
          </w:p>
        </w:tc>
        <w:tc>
          <w:tcPr>
            <w:tcW w:w="1020" w:type="dxa"/>
          </w:tcPr>
          <w:p w:rsidR="001D30CB" w:rsidRPr="00103BAB" w:rsidRDefault="001D30CB" w:rsidP="00D95F79">
            <w:pPr>
              <w:jc w:val="center"/>
              <w:rPr>
                <w:rFonts w:asciiTheme="majorEastAsia" w:eastAsiaTheme="majorEastAsia" w:hAnsiTheme="majorEastAsia"/>
                <w:color w:val="FF0000"/>
              </w:rPr>
            </w:pPr>
          </w:p>
        </w:tc>
        <w:tc>
          <w:tcPr>
            <w:tcW w:w="2719" w:type="dxa"/>
          </w:tcPr>
          <w:p w:rsidR="001D30CB" w:rsidRPr="00103BAB" w:rsidRDefault="001434A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クリックしたら、クリックした「申出（大）分類」に所属する「申出（中）分類」リストを取得し、以下の「申出（中）分類」に反映する</w:t>
            </w:r>
          </w:p>
        </w:tc>
        <w:tc>
          <w:tcPr>
            <w:tcW w:w="2491" w:type="dxa"/>
          </w:tcPr>
          <w:p w:rsidR="001D30CB" w:rsidRPr="00103BAB" w:rsidRDefault="00654806"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申出分類</w:t>
            </w:r>
            <w:r w:rsidRPr="00103BAB">
              <w:rPr>
                <w:rFonts w:asciiTheme="majorEastAsia" w:eastAsiaTheme="majorEastAsia" w:hAnsiTheme="majorEastAsia" w:hint="eastAsia"/>
              </w:rPr>
              <w:t>」1段階一覧とする</w:t>
            </w:r>
          </w:p>
        </w:tc>
      </w:tr>
      <w:tr w:rsidR="001722D3" w:rsidRPr="00103BAB" w:rsidTr="00D95F79">
        <w:tc>
          <w:tcPr>
            <w:tcW w:w="2406" w:type="dxa"/>
          </w:tcPr>
          <w:p w:rsidR="001722D3" w:rsidRPr="00103BAB" w:rsidRDefault="001722D3"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申出（中）分類</w:t>
            </w:r>
          </w:p>
        </w:tc>
        <w:tc>
          <w:tcPr>
            <w:tcW w:w="1246" w:type="dxa"/>
          </w:tcPr>
          <w:p w:rsidR="001722D3"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1722D3" w:rsidRPr="00103BAB" w:rsidRDefault="001722D3" w:rsidP="00D95F79">
            <w:pPr>
              <w:jc w:val="center"/>
              <w:rPr>
                <w:rFonts w:asciiTheme="majorEastAsia" w:eastAsiaTheme="majorEastAsia" w:hAnsiTheme="majorEastAsia"/>
              </w:rPr>
            </w:pPr>
          </w:p>
        </w:tc>
        <w:tc>
          <w:tcPr>
            <w:tcW w:w="1020" w:type="dxa"/>
          </w:tcPr>
          <w:p w:rsidR="001722D3" w:rsidRPr="00103BAB" w:rsidRDefault="001722D3" w:rsidP="00D95F79">
            <w:pPr>
              <w:jc w:val="center"/>
              <w:rPr>
                <w:rFonts w:asciiTheme="majorEastAsia" w:eastAsiaTheme="majorEastAsia" w:hAnsiTheme="majorEastAsia"/>
                <w:color w:val="FF0000"/>
              </w:rPr>
            </w:pPr>
          </w:p>
        </w:tc>
        <w:tc>
          <w:tcPr>
            <w:tcW w:w="2719" w:type="dxa"/>
          </w:tcPr>
          <w:p w:rsidR="001722D3" w:rsidRPr="00103BAB" w:rsidRDefault="001434A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クリックしたら、クリックした「申出（中）分類」に所属する「申出（小）分類」リストを取得し、以下の「申出（小）分類」に反映する</w:t>
            </w:r>
          </w:p>
        </w:tc>
        <w:tc>
          <w:tcPr>
            <w:tcW w:w="2491" w:type="dxa"/>
          </w:tcPr>
          <w:p w:rsidR="001722D3" w:rsidRPr="00103BAB" w:rsidRDefault="00654806"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申出分類</w:t>
            </w:r>
            <w:r w:rsidRPr="00103BAB">
              <w:rPr>
                <w:rFonts w:asciiTheme="majorEastAsia" w:eastAsiaTheme="majorEastAsia" w:hAnsiTheme="majorEastAsia" w:hint="eastAsia"/>
              </w:rPr>
              <w:t>」２段階一覧とする</w:t>
            </w:r>
          </w:p>
        </w:tc>
      </w:tr>
      <w:tr w:rsidR="001722D3" w:rsidRPr="00103BAB" w:rsidTr="00D95F79">
        <w:tc>
          <w:tcPr>
            <w:tcW w:w="2406" w:type="dxa"/>
          </w:tcPr>
          <w:p w:rsidR="001722D3" w:rsidRPr="00103BAB" w:rsidRDefault="001722D3"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申出（小）分類</w:t>
            </w:r>
          </w:p>
        </w:tc>
        <w:tc>
          <w:tcPr>
            <w:tcW w:w="1246" w:type="dxa"/>
          </w:tcPr>
          <w:p w:rsidR="001722D3"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1722D3" w:rsidRPr="00103BAB" w:rsidRDefault="001722D3" w:rsidP="00D95F79">
            <w:pPr>
              <w:jc w:val="center"/>
              <w:rPr>
                <w:rFonts w:asciiTheme="majorEastAsia" w:eastAsiaTheme="majorEastAsia" w:hAnsiTheme="majorEastAsia"/>
              </w:rPr>
            </w:pPr>
          </w:p>
        </w:tc>
        <w:tc>
          <w:tcPr>
            <w:tcW w:w="1020" w:type="dxa"/>
          </w:tcPr>
          <w:p w:rsidR="001722D3" w:rsidRPr="00103BAB" w:rsidRDefault="001722D3" w:rsidP="00D95F79">
            <w:pPr>
              <w:jc w:val="center"/>
              <w:rPr>
                <w:rFonts w:asciiTheme="majorEastAsia" w:eastAsiaTheme="majorEastAsia" w:hAnsiTheme="majorEastAsia"/>
                <w:color w:val="FF0000"/>
              </w:rPr>
            </w:pPr>
          </w:p>
        </w:tc>
        <w:tc>
          <w:tcPr>
            <w:tcW w:w="2719" w:type="dxa"/>
          </w:tcPr>
          <w:p w:rsidR="001722D3" w:rsidRPr="00103BAB" w:rsidRDefault="001434A7" w:rsidP="00D95F79">
            <w:pPr>
              <w:rPr>
                <w:rFonts w:asciiTheme="majorEastAsia" w:eastAsiaTheme="majorEastAsia" w:hAnsiTheme="majorEastAsia"/>
                <w:lang w:val="vi-VN"/>
              </w:rPr>
            </w:pP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したら、</w:t>
            </w: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クリックした「申出（小）分類」と「申出（大）分類や申出（中）分類」が受付情報の「申出分類」に反映する</w:t>
            </w:r>
          </w:p>
        </w:tc>
        <w:tc>
          <w:tcPr>
            <w:tcW w:w="2491" w:type="dxa"/>
          </w:tcPr>
          <w:p w:rsidR="001722D3" w:rsidRPr="00103BAB" w:rsidRDefault="00654806"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申出分類</w:t>
            </w:r>
            <w:r w:rsidRPr="00103BAB">
              <w:rPr>
                <w:rFonts w:asciiTheme="majorEastAsia" w:eastAsiaTheme="majorEastAsia" w:hAnsiTheme="majorEastAsia" w:hint="eastAsia"/>
              </w:rPr>
              <w:t>」３段階一覧とする</w:t>
            </w:r>
          </w:p>
        </w:tc>
      </w:tr>
    </w:tbl>
    <w:p w:rsidR="001D30CB" w:rsidRPr="00103BAB" w:rsidRDefault="001D30CB">
      <w:pPr>
        <w:rPr>
          <w:rFonts w:asciiTheme="majorEastAsia" w:eastAsiaTheme="majorEastAsia" w:hAnsiTheme="majorEastAsia"/>
          <w:lang w:val="vi-VN"/>
        </w:rPr>
      </w:pPr>
    </w:p>
    <w:p w:rsidR="00B5211A" w:rsidRPr="00103BAB" w:rsidRDefault="00B5211A" w:rsidP="007A3848">
      <w:pPr>
        <w:pStyle w:val="1"/>
        <w:numPr>
          <w:ilvl w:val="0"/>
          <w:numId w:val="8"/>
        </w:numPr>
        <w:rPr>
          <w:rFonts w:asciiTheme="majorEastAsia" w:hAnsiTheme="majorEastAsia"/>
          <w:noProof/>
        </w:rPr>
      </w:pPr>
      <w:bookmarkStart w:id="35" w:name="_Toc483178699"/>
      <w:r w:rsidRPr="00103BAB">
        <w:rPr>
          <w:rFonts w:asciiTheme="majorEastAsia" w:hAnsiTheme="majorEastAsia" w:hint="eastAsia"/>
          <w:lang w:val="vi-VN"/>
        </w:rPr>
        <w:t>商品分類　オバレーイ</w:t>
      </w:r>
      <w:bookmarkEnd w:id="35"/>
    </w:p>
    <w:p w:rsidR="00B5211A" w:rsidRPr="00103BAB" w:rsidRDefault="00B53580">
      <w:pPr>
        <w:rPr>
          <w:rFonts w:asciiTheme="majorEastAsia" w:eastAsiaTheme="majorEastAsia" w:hAnsiTheme="majorEastAsia"/>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808768" behindDoc="0" locked="0" layoutInCell="1" allowOverlap="1" wp14:anchorId="30E3106E" wp14:editId="11FA14A5">
                <wp:simplePos x="0" y="0"/>
                <wp:positionH relativeFrom="column">
                  <wp:posOffset>6149340</wp:posOffset>
                </wp:positionH>
                <wp:positionV relativeFrom="paragraph">
                  <wp:posOffset>-135255</wp:posOffset>
                </wp:positionV>
                <wp:extent cx="485775" cy="485775"/>
                <wp:effectExtent l="0" t="0" r="0" b="0"/>
                <wp:wrapNone/>
                <wp:docPr id="271" name="七角形 27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B53580">
                            <w:pPr>
                              <w:jc w:val="center"/>
                              <w:rPr>
                                <w:b/>
                                <w:color w:val="FF0000"/>
                                <w:sz w:val="24"/>
                                <w:szCs w:val="24"/>
                              </w:rPr>
                            </w:pPr>
                            <w:r>
                              <w:rPr>
                                <w:rFonts w:hint="eastAsia"/>
                                <w:b/>
                                <w:color w:val="FF000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71" o:spid="_x0000_s1081" style="position:absolute;left:0;text-align:left;margin-left:484.2pt;margin-top:-10.65pt;width:38.25pt;height:38.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B53580">
                      <w:pPr>
                        <w:jc w:val="center"/>
                        <w:rPr>
                          <w:b/>
                          <w:color w:val="FF0000"/>
                          <w:sz w:val="24"/>
                          <w:szCs w:val="24"/>
                        </w:rPr>
                      </w:pPr>
                      <w:r>
                        <w:rPr>
                          <w:rFonts w:hint="eastAsia"/>
                          <w:b/>
                          <w:color w:val="FF0000"/>
                          <w:sz w:val="24"/>
                          <w:szCs w:val="24"/>
                        </w:rPr>
                        <w:t>4</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06720" behindDoc="0" locked="0" layoutInCell="1" allowOverlap="1" wp14:anchorId="41F6B8C3" wp14:editId="311ADADF">
                <wp:simplePos x="0" y="0"/>
                <wp:positionH relativeFrom="column">
                  <wp:posOffset>5825490</wp:posOffset>
                </wp:positionH>
                <wp:positionV relativeFrom="paragraph">
                  <wp:posOffset>-135255</wp:posOffset>
                </wp:positionV>
                <wp:extent cx="485775" cy="485775"/>
                <wp:effectExtent l="0" t="0" r="0" b="0"/>
                <wp:wrapNone/>
                <wp:docPr id="270" name="七角形 27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B53580">
                            <w:pPr>
                              <w:jc w:val="center"/>
                              <w:rPr>
                                <w:b/>
                                <w:color w:val="FF0000"/>
                                <w:sz w:val="24"/>
                                <w:szCs w:val="24"/>
                              </w:rPr>
                            </w:pPr>
                            <w:r>
                              <w:rPr>
                                <w:rFonts w:hint="eastAsia"/>
                                <w:b/>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70" o:spid="_x0000_s1082" style="position:absolute;left:0;text-align:left;margin-left:458.7pt;margin-top:-10.65pt;width:38.25pt;height:3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B53580">
                      <w:pPr>
                        <w:jc w:val="center"/>
                        <w:rPr>
                          <w:b/>
                          <w:color w:val="FF0000"/>
                          <w:sz w:val="24"/>
                          <w:szCs w:val="24"/>
                        </w:rPr>
                      </w:pPr>
                      <w:r>
                        <w:rPr>
                          <w:rFonts w:hint="eastAsia"/>
                          <w:b/>
                          <w:color w:val="FF0000"/>
                          <w:sz w:val="24"/>
                          <w:szCs w:val="24"/>
                        </w:rPr>
                        <w:t>3</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04672" behindDoc="0" locked="0" layoutInCell="1" allowOverlap="1" wp14:anchorId="6E4B622B" wp14:editId="5D01FE8F">
                <wp:simplePos x="0" y="0"/>
                <wp:positionH relativeFrom="column">
                  <wp:posOffset>4320540</wp:posOffset>
                </wp:positionH>
                <wp:positionV relativeFrom="paragraph">
                  <wp:posOffset>29845</wp:posOffset>
                </wp:positionV>
                <wp:extent cx="485775" cy="485775"/>
                <wp:effectExtent l="0" t="0" r="0" b="0"/>
                <wp:wrapNone/>
                <wp:docPr id="269" name="七角形 26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B53580">
                            <w:pPr>
                              <w:jc w:val="center"/>
                              <w:rPr>
                                <w:b/>
                                <w:color w:val="FF0000"/>
                                <w:sz w:val="24"/>
                                <w:szCs w:val="24"/>
                              </w:rPr>
                            </w:pPr>
                            <w:r>
                              <w:rPr>
                                <w:rFonts w:hint="eastAsia"/>
                                <w:b/>
                                <w:color w:val="FF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69" o:spid="_x0000_s1083" style="position:absolute;left:0;text-align:left;margin-left:340.2pt;margin-top:2.35pt;width:38.25pt;height:38.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B53580">
                      <w:pPr>
                        <w:jc w:val="center"/>
                        <w:rPr>
                          <w:b/>
                          <w:color w:val="FF0000"/>
                          <w:sz w:val="24"/>
                          <w:szCs w:val="24"/>
                        </w:rPr>
                      </w:pPr>
                      <w:r>
                        <w:rPr>
                          <w:rFonts w:hint="eastAsia"/>
                          <w:b/>
                          <w:color w:val="FF0000"/>
                          <w:sz w:val="24"/>
                          <w:szCs w:val="24"/>
                        </w:rPr>
                        <w:t>2</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02624" behindDoc="0" locked="0" layoutInCell="1" allowOverlap="1" wp14:anchorId="308FA637" wp14:editId="11E865E6">
                <wp:simplePos x="0" y="0"/>
                <wp:positionH relativeFrom="column">
                  <wp:posOffset>5228590</wp:posOffset>
                </wp:positionH>
                <wp:positionV relativeFrom="paragraph">
                  <wp:posOffset>29845</wp:posOffset>
                </wp:positionV>
                <wp:extent cx="485775" cy="485775"/>
                <wp:effectExtent l="0" t="0" r="0" b="0"/>
                <wp:wrapNone/>
                <wp:docPr id="268" name="七角形 26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B53580">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68" o:spid="_x0000_s1084" style="position:absolute;left:0;text-align:left;margin-left:411.7pt;margin-top:2.35pt;width:38.25pt;height:38.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kxnAIAAHY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B53580">
                      <w:pPr>
                        <w:jc w:val="center"/>
                        <w:rPr>
                          <w:b/>
                          <w:color w:val="FF0000"/>
                          <w:sz w:val="24"/>
                          <w:szCs w:val="24"/>
                        </w:rPr>
                      </w:pPr>
                      <w:r w:rsidRPr="00673E52">
                        <w:rPr>
                          <w:rFonts w:hint="eastAsia"/>
                          <w:b/>
                          <w:color w:val="FF0000"/>
                          <w:sz w:val="24"/>
                          <w:szCs w:val="24"/>
                        </w:rPr>
                        <w:t>1</w:t>
                      </w:r>
                    </w:p>
                  </w:txbxContent>
                </v:textbox>
              </v:shape>
            </w:pict>
          </mc:Fallback>
        </mc:AlternateContent>
      </w:r>
      <w:r w:rsidR="00B5211A" w:rsidRPr="00103BAB">
        <w:rPr>
          <w:rFonts w:asciiTheme="majorEastAsia" w:eastAsiaTheme="majorEastAsia" w:hAnsiTheme="majorEastAsia"/>
          <w:noProof/>
        </w:rPr>
        <w:drawing>
          <wp:inline distT="0" distB="0" distL="0" distR="0" wp14:anchorId="1B99DAD6" wp14:editId="786CF2A5">
            <wp:extent cx="6644123" cy="2743200"/>
            <wp:effectExtent l="0" t="0" r="4445" b="0"/>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642620" cy="2742579"/>
                    </a:xfrm>
                    <a:prstGeom prst="rect">
                      <a:avLst/>
                    </a:prstGeom>
                  </pic:spPr>
                </pic:pic>
              </a:graphicData>
            </a:graphic>
          </wp:inline>
        </w:drawing>
      </w:r>
    </w:p>
    <w:p w:rsidR="00B53580" w:rsidRPr="00103BAB" w:rsidRDefault="00B53580">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B53580" w:rsidRPr="00103BAB" w:rsidTr="00D95F79">
        <w:tc>
          <w:tcPr>
            <w:tcW w:w="10847" w:type="dxa"/>
            <w:gridSpan w:val="6"/>
          </w:tcPr>
          <w:p w:rsidR="00B53580" w:rsidRPr="00103BAB" w:rsidRDefault="00B53580"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商品分類</w:t>
            </w:r>
          </w:p>
        </w:tc>
      </w:tr>
      <w:tr w:rsidR="00B53580" w:rsidRPr="00103BAB" w:rsidTr="00D95F79">
        <w:tc>
          <w:tcPr>
            <w:tcW w:w="2406" w:type="dxa"/>
            <w:shd w:val="clear" w:color="auto" w:fill="92D050"/>
          </w:tcPr>
          <w:p w:rsidR="00B53580" w:rsidRPr="00103BAB" w:rsidRDefault="00B53580"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B53580" w:rsidRPr="00103BAB" w:rsidRDefault="00B53580"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B53580" w:rsidRPr="00103BAB" w:rsidRDefault="00B53580"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B53580" w:rsidRPr="00103BAB" w:rsidTr="00D95F79">
        <w:tc>
          <w:tcPr>
            <w:tcW w:w="2406" w:type="dxa"/>
          </w:tcPr>
          <w:p w:rsidR="00B53580" w:rsidRPr="00103BAB" w:rsidRDefault="00B53580" w:rsidP="00D95F79">
            <w:pPr>
              <w:rPr>
                <w:rFonts w:asciiTheme="majorEastAsia" w:eastAsiaTheme="majorEastAsia" w:hAnsiTheme="majorEastAsia"/>
                <w:noProof/>
                <w:lang w:val="vi-VN"/>
              </w:rPr>
            </w:pPr>
            <w:r w:rsidRPr="00103BAB">
              <w:rPr>
                <w:rFonts w:asciiTheme="majorEastAsia" w:eastAsiaTheme="majorEastAsia" w:hAnsiTheme="majorEastAsia" w:hint="eastAsia"/>
                <w:noProof/>
              </w:rPr>
              <w:t>キーワード</w:t>
            </w:r>
          </w:p>
        </w:tc>
        <w:tc>
          <w:tcPr>
            <w:tcW w:w="124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No.1入力した値で検索し、申出（小）分類リストを絞る</w:t>
            </w:r>
          </w:p>
        </w:tc>
        <w:tc>
          <w:tcPr>
            <w:tcW w:w="2491"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値が合って、Enterを押したら検索することができる</w:t>
            </w:r>
          </w:p>
        </w:tc>
      </w:tr>
      <w:tr w:rsidR="00B53580" w:rsidRPr="00103BAB" w:rsidTr="00D95F79">
        <w:tc>
          <w:tcPr>
            <w:tcW w:w="2406" w:type="dxa"/>
          </w:tcPr>
          <w:p w:rsidR="00B53580" w:rsidRPr="00103BAB" w:rsidRDefault="00B53580"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6A598E9" wp14:editId="19E7C497">
                  <wp:extent cx="317500" cy="241300"/>
                  <wp:effectExtent l="0" t="0" r="6350" b="635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7500" cy="241300"/>
                          </a:xfrm>
                          <a:prstGeom prst="rect">
                            <a:avLst/>
                          </a:prstGeom>
                        </pic:spPr>
                      </pic:pic>
                    </a:graphicData>
                  </a:graphic>
                </wp:inline>
              </w:drawing>
            </w:r>
          </w:p>
        </w:tc>
        <w:tc>
          <w:tcPr>
            <w:tcW w:w="124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No.2クリックしたら、入力した値で検索し、申出（小）分類リストを絞る</w:t>
            </w:r>
          </w:p>
        </w:tc>
        <w:tc>
          <w:tcPr>
            <w:tcW w:w="2491" w:type="dxa"/>
          </w:tcPr>
          <w:p w:rsidR="00B53580" w:rsidRPr="00103BAB" w:rsidRDefault="00B53580" w:rsidP="00D95F79">
            <w:pPr>
              <w:rPr>
                <w:rFonts w:asciiTheme="majorEastAsia" w:eastAsiaTheme="majorEastAsia" w:hAnsiTheme="majorEastAsia"/>
                <w:lang w:val="vi-VN"/>
              </w:rPr>
            </w:pPr>
          </w:p>
        </w:tc>
      </w:tr>
      <w:tr w:rsidR="00B53580" w:rsidRPr="00103BAB" w:rsidTr="00D95F79">
        <w:tc>
          <w:tcPr>
            <w:tcW w:w="240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6B6D9332" wp14:editId="65B4C3CC">
                  <wp:extent cx="425450" cy="292100"/>
                  <wp:effectExtent l="0" t="0" r="0" b="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25450" cy="292100"/>
                          </a:xfrm>
                          <a:prstGeom prst="rect">
                            <a:avLst/>
                          </a:prstGeom>
                        </pic:spPr>
                      </pic:pic>
                    </a:graphicData>
                  </a:graphic>
                </wp:inline>
              </w:drawing>
            </w:r>
          </w:p>
          <w:p w:rsidR="00300289" w:rsidRPr="00103BAB" w:rsidRDefault="00300289" w:rsidP="00D95F79">
            <w:pPr>
              <w:rPr>
                <w:rFonts w:asciiTheme="majorEastAsia" w:eastAsiaTheme="majorEastAsia" w:hAnsiTheme="majorEastAsia"/>
                <w:lang w:val="vi-VN"/>
              </w:rPr>
            </w:pPr>
            <w:r w:rsidRPr="00103BAB">
              <w:rPr>
                <w:rFonts w:asciiTheme="majorEastAsia" w:eastAsiaTheme="majorEastAsia" w:hAnsiTheme="majorEastAsia" w:hint="eastAsia"/>
                <w:color w:val="FF0000"/>
                <w:lang w:val="vi-VN"/>
              </w:rPr>
              <w:t>・現在使用しない</w:t>
            </w:r>
          </w:p>
        </w:tc>
        <w:tc>
          <w:tcPr>
            <w:tcW w:w="124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C08A6"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No.3を選択して、「EnterまたはNo.2クリック」したら、商品名を検索することができ</w:t>
            </w:r>
            <w:r w:rsidR="00F12117" w:rsidRPr="00103BAB">
              <w:rPr>
                <w:rFonts w:asciiTheme="majorEastAsia" w:eastAsiaTheme="majorEastAsia" w:hAnsiTheme="majorEastAsia" w:hint="eastAsia"/>
                <w:lang w:val="vi-VN"/>
              </w:rPr>
              <w:t>る</w:t>
            </w:r>
          </w:p>
          <w:p w:rsidR="00C77544" w:rsidRPr="00103BAB" w:rsidRDefault="00C77544" w:rsidP="00D95F79">
            <w:pPr>
              <w:rPr>
                <w:rFonts w:asciiTheme="majorEastAsia" w:eastAsiaTheme="majorEastAsia" w:hAnsiTheme="majorEastAsia"/>
                <w:lang w:val="vi-VN"/>
              </w:rPr>
            </w:pPr>
          </w:p>
        </w:tc>
        <w:tc>
          <w:tcPr>
            <w:tcW w:w="2491" w:type="dxa"/>
          </w:tcPr>
          <w:p w:rsidR="0034000A" w:rsidRPr="00103BAB" w:rsidRDefault="009707C4" w:rsidP="00D95F79">
            <w:pPr>
              <w:rPr>
                <w:rFonts w:asciiTheme="majorEastAsia" w:eastAsiaTheme="majorEastAsia" w:hAnsiTheme="majorEastAsia"/>
              </w:rPr>
            </w:pPr>
            <w:r w:rsidRPr="00103BAB">
              <w:rPr>
                <w:rFonts w:asciiTheme="majorEastAsia" w:eastAsiaTheme="majorEastAsia" w:hAnsiTheme="majorEastAsia" w:hint="eastAsia"/>
              </w:rPr>
              <w:t>検索条件は上記のキーワードに入力した値</w:t>
            </w:r>
            <w:r w:rsidR="006D1C9F" w:rsidRPr="00103BAB">
              <w:rPr>
                <w:rFonts w:asciiTheme="majorEastAsia" w:eastAsiaTheme="majorEastAsia" w:hAnsiTheme="majorEastAsia" w:hint="eastAsia"/>
              </w:rPr>
              <w:t>プラス</w:t>
            </w:r>
            <w:r w:rsidR="0034000A" w:rsidRPr="00103BAB">
              <w:rPr>
                <w:rFonts w:asciiTheme="majorEastAsia" w:eastAsiaTheme="majorEastAsia" w:hAnsiTheme="majorEastAsia" w:hint="eastAsia"/>
              </w:rPr>
              <w:t>以下の条件</w:t>
            </w:r>
          </w:p>
          <w:p w:rsidR="0034000A" w:rsidRPr="00103BAB" w:rsidRDefault="006D1C9F" w:rsidP="0034000A">
            <w:pPr>
              <w:pStyle w:val="a5"/>
              <w:numPr>
                <w:ilvl w:val="0"/>
                <w:numId w:val="4"/>
              </w:numPr>
              <w:tabs>
                <w:tab w:val="left" w:pos="433"/>
              </w:tabs>
              <w:ind w:leftChars="0"/>
              <w:rPr>
                <w:rFonts w:asciiTheme="majorEastAsia" w:eastAsiaTheme="majorEastAsia" w:hAnsiTheme="majorEastAsia"/>
              </w:rPr>
            </w:pPr>
            <w:r w:rsidRPr="00103BAB">
              <w:rPr>
                <w:rFonts w:asciiTheme="majorEastAsia" w:eastAsiaTheme="majorEastAsia" w:hAnsiTheme="majorEastAsia" w:hint="eastAsia"/>
              </w:rPr>
              <w:t>公開フラグをチェック</w:t>
            </w:r>
          </w:p>
          <w:p w:rsidR="0034000A" w:rsidRPr="00103BAB" w:rsidRDefault="0034000A" w:rsidP="0034000A">
            <w:pPr>
              <w:pStyle w:val="a5"/>
              <w:numPr>
                <w:ilvl w:val="0"/>
                <w:numId w:val="4"/>
              </w:numPr>
              <w:tabs>
                <w:tab w:val="left" w:pos="433"/>
              </w:tabs>
              <w:ind w:leftChars="0"/>
              <w:rPr>
                <w:rFonts w:asciiTheme="majorEastAsia" w:eastAsiaTheme="majorEastAsia" w:hAnsiTheme="majorEastAsia"/>
              </w:rPr>
            </w:pPr>
            <w:r w:rsidRPr="00103BAB">
              <w:rPr>
                <w:rFonts w:asciiTheme="majorEastAsia" w:eastAsiaTheme="majorEastAsia" w:hAnsiTheme="majorEastAsia" w:hint="eastAsia"/>
              </w:rPr>
              <w:t>公開開始日</w:t>
            </w:r>
            <w:r w:rsidR="00B71879" w:rsidRPr="00103BAB">
              <w:rPr>
                <w:rFonts w:asciiTheme="majorEastAsia" w:eastAsiaTheme="majorEastAsia" w:hAnsiTheme="majorEastAsia" w:hint="eastAsia"/>
              </w:rPr>
              <w:t>は</w:t>
            </w:r>
            <w:r w:rsidR="004D0FA4" w:rsidRPr="00103BAB">
              <w:rPr>
                <w:rFonts w:asciiTheme="majorEastAsia" w:eastAsiaTheme="majorEastAsia" w:hAnsiTheme="majorEastAsia" w:hint="eastAsia"/>
              </w:rPr>
              <w:t>当</w:t>
            </w:r>
            <w:r w:rsidRPr="00103BAB">
              <w:rPr>
                <w:rFonts w:asciiTheme="majorEastAsia" w:eastAsiaTheme="majorEastAsia" w:hAnsiTheme="majorEastAsia" w:hint="eastAsia"/>
              </w:rPr>
              <w:t>日より小さい</w:t>
            </w:r>
          </w:p>
          <w:p w:rsidR="00B53580" w:rsidRPr="00103BAB" w:rsidRDefault="006D1C9F" w:rsidP="0034000A">
            <w:pPr>
              <w:pStyle w:val="a5"/>
              <w:numPr>
                <w:ilvl w:val="0"/>
                <w:numId w:val="4"/>
              </w:numPr>
              <w:tabs>
                <w:tab w:val="left" w:pos="433"/>
              </w:tabs>
              <w:ind w:leftChars="0"/>
              <w:rPr>
                <w:rFonts w:asciiTheme="majorEastAsia" w:eastAsiaTheme="majorEastAsia" w:hAnsiTheme="majorEastAsia"/>
              </w:rPr>
            </w:pPr>
            <w:r w:rsidRPr="00103BAB">
              <w:rPr>
                <w:rFonts w:asciiTheme="majorEastAsia" w:eastAsiaTheme="majorEastAsia" w:hAnsiTheme="majorEastAsia" w:hint="eastAsia"/>
              </w:rPr>
              <w:t>公開終了日</w:t>
            </w:r>
            <w:r w:rsidR="009707C4" w:rsidRPr="00103BAB">
              <w:rPr>
                <w:rFonts w:asciiTheme="majorEastAsia" w:eastAsiaTheme="majorEastAsia" w:hAnsiTheme="majorEastAsia" w:hint="eastAsia"/>
              </w:rPr>
              <w:t>は</w:t>
            </w:r>
            <w:r w:rsidR="004D0FA4" w:rsidRPr="00103BAB">
              <w:rPr>
                <w:rFonts w:asciiTheme="majorEastAsia" w:eastAsiaTheme="majorEastAsia" w:hAnsiTheme="majorEastAsia" w:hint="eastAsia"/>
              </w:rPr>
              <w:t>当</w:t>
            </w:r>
            <w:r w:rsidR="009707C4" w:rsidRPr="00103BAB">
              <w:rPr>
                <w:rFonts w:asciiTheme="majorEastAsia" w:eastAsiaTheme="majorEastAsia" w:hAnsiTheme="majorEastAsia" w:hint="eastAsia"/>
              </w:rPr>
              <w:t>日</w:t>
            </w:r>
            <w:r w:rsidRPr="00103BAB">
              <w:rPr>
                <w:rFonts w:asciiTheme="majorEastAsia" w:eastAsiaTheme="majorEastAsia" w:hAnsiTheme="majorEastAsia" w:hint="eastAsia"/>
              </w:rPr>
              <w:t>より大きい</w:t>
            </w:r>
          </w:p>
        </w:tc>
      </w:tr>
      <w:tr w:rsidR="00B53580" w:rsidRPr="00103BAB" w:rsidTr="00D95F79">
        <w:tc>
          <w:tcPr>
            <w:tcW w:w="240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noProof/>
              </w:rPr>
              <w:lastRenderedPageBreak/>
              <w:drawing>
                <wp:inline distT="0" distB="0" distL="0" distR="0" wp14:anchorId="62C852D5" wp14:editId="3A1E9A88">
                  <wp:extent cx="412750" cy="273050"/>
                  <wp:effectExtent l="0" t="0" r="6350" b="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2750" cy="273050"/>
                          </a:xfrm>
                          <a:prstGeom prst="rect">
                            <a:avLst/>
                          </a:prstGeom>
                        </pic:spPr>
                      </pic:pic>
                    </a:graphicData>
                  </a:graphic>
                </wp:inline>
              </w:drawing>
            </w:r>
          </w:p>
          <w:p w:rsidR="00300289" w:rsidRPr="00103BAB" w:rsidRDefault="00300289" w:rsidP="00D95F79">
            <w:pPr>
              <w:rPr>
                <w:rFonts w:asciiTheme="majorEastAsia" w:eastAsiaTheme="majorEastAsia" w:hAnsiTheme="majorEastAsia"/>
                <w:lang w:val="vi-VN"/>
              </w:rPr>
            </w:pPr>
            <w:r w:rsidRPr="00103BAB">
              <w:rPr>
                <w:rFonts w:asciiTheme="majorEastAsia" w:eastAsiaTheme="majorEastAsia" w:hAnsiTheme="majorEastAsia" w:hint="eastAsia"/>
                <w:color w:val="FF0000"/>
                <w:lang w:val="vi-VN"/>
              </w:rPr>
              <w:t>・現在使用しない</w:t>
            </w:r>
          </w:p>
        </w:tc>
        <w:tc>
          <w:tcPr>
            <w:tcW w:w="124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C08A6"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No.3を選択して、「EnterまたはNo.2クリック」したら、商品名を検索することができ</w:t>
            </w:r>
            <w:r w:rsidR="00F12117" w:rsidRPr="00103BAB">
              <w:rPr>
                <w:rFonts w:asciiTheme="majorEastAsia" w:eastAsiaTheme="majorEastAsia" w:hAnsiTheme="majorEastAsia" w:hint="eastAsia"/>
                <w:lang w:val="vi-VN"/>
              </w:rPr>
              <w:t>る</w:t>
            </w:r>
          </w:p>
          <w:p w:rsidR="00C77544" w:rsidRPr="00103BAB" w:rsidRDefault="00C77544" w:rsidP="00300289">
            <w:pPr>
              <w:rPr>
                <w:rFonts w:asciiTheme="majorEastAsia" w:eastAsiaTheme="majorEastAsia" w:hAnsiTheme="majorEastAsia"/>
                <w:lang w:val="vi-VN"/>
              </w:rPr>
            </w:pPr>
          </w:p>
        </w:tc>
        <w:tc>
          <w:tcPr>
            <w:tcW w:w="2491" w:type="dxa"/>
          </w:tcPr>
          <w:p w:rsidR="0086548F" w:rsidRPr="00103BAB" w:rsidRDefault="0086548F" w:rsidP="0086548F">
            <w:pPr>
              <w:rPr>
                <w:rFonts w:asciiTheme="majorEastAsia" w:eastAsiaTheme="majorEastAsia" w:hAnsiTheme="majorEastAsia"/>
              </w:rPr>
            </w:pPr>
            <w:r w:rsidRPr="00103BAB">
              <w:rPr>
                <w:rFonts w:asciiTheme="majorEastAsia" w:eastAsiaTheme="majorEastAsia" w:hAnsiTheme="majorEastAsia" w:hint="eastAsia"/>
              </w:rPr>
              <w:t>検索条件は上記のキーワードに入力した値プラス以下の条件</w:t>
            </w:r>
          </w:p>
          <w:p w:rsidR="0086548F" w:rsidRPr="00103BAB" w:rsidRDefault="0086548F" w:rsidP="0086548F">
            <w:pPr>
              <w:tabs>
                <w:tab w:val="left" w:pos="433"/>
              </w:tabs>
              <w:rPr>
                <w:rFonts w:asciiTheme="majorEastAsia" w:eastAsiaTheme="majorEastAsia" w:hAnsiTheme="majorEastAsia"/>
              </w:rPr>
            </w:pPr>
            <w:r w:rsidRPr="00103BAB">
              <w:rPr>
                <w:rFonts w:asciiTheme="majorEastAsia" w:eastAsiaTheme="majorEastAsia" w:hAnsiTheme="majorEastAsia" w:hint="eastAsia"/>
              </w:rPr>
              <w:t>１、公開フラグをチェック</w:t>
            </w:r>
          </w:p>
          <w:p w:rsidR="00B53580" w:rsidRPr="00103BAB" w:rsidRDefault="0086548F" w:rsidP="0086548F">
            <w:pPr>
              <w:pStyle w:val="a5"/>
              <w:numPr>
                <w:ilvl w:val="0"/>
                <w:numId w:val="5"/>
              </w:numPr>
              <w:tabs>
                <w:tab w:val="left" w:pos="433"/>
              </w:tabs>
              <w:ind w:leftChars="0"/>
              <w:rPr>
                <w:rFonts w:asciiTheme="majorEastAsia" w:eastAsiaTheme="majorEastAsia" w:hAnsiTheme="majorEastAsia"/>
              </w:rPr>
            </w:pPr>
            <w:r w:rsidRPr="00103BAB">
              <w:rPr>
                <w:rFonts w:asciiTheme="majorEastAsia" w:eastAsiaTheme="majorEastAsia" w:hAnsiTheme="majorEastAsia" w:hint="eastAsia"/>
              </w:rPr>
              <w:t>公開終了日は</w:t>
            </w:r>
            <w:r w:rsidR="004D0FA4" w:rsidRPr="00103BAB">
              <w:rPr>
                <w:rFonts w:asciiTheme="majorEastAsia" w:eastAsiaTheme="majorEastAsia" w:hAnsiTheme="majorEastAsia" w:hint="eastAsia"/>
              </w:rPr>
              <w:t>当</w:t>
            </w:r>
            <w:r w:rsidRPr="00103BAB">
              <w:rPr>
                <w:rFonts w:asciiTheme="majorEastAsia" w:eastAsiaTheme="majorEastAsia" w:hAnsiTheme="majorEastAsia" w:hint="eastAsia"/>
              </w:rPr>
              <w:t>日より小さい</w:t>
            </w:r>
          </w:p>
        </w:tc>
      </w:tr>
      <w:tr w:rsidR="00B53580" w:rsidRPr="00103BAB" w:rsidTr="00D95F79">
        <w:tc>
          <w:tcPr>
            <w:tcW w:w="2406" w:type="dxa"/>
          </w:tcPr>
          <w:p w:rsidR="00B53580" w:rsidRPr="00103BAB" w:rsidRDefault="00B53580" w:rsidP="00D95F79">
            <w:pPr>
              <w:rPr>
                <w:rFonts w:asciiTheme="majorEastAsia" w:eastAsiaTheme="majorEastAsia" w:hAnsiTheme="majorEastAsia"/>
                <w:noProof/>
              </w:rPr>
            </w:pPr>
            <w:r w:rsidRPr="00103BAB">
              <w:rPr>
                <w:rFonts w:asciiTheme="majorEastAsia" w:eastAsiaTheme="majorEastAsia" w:hAnsiTheme="majorEastAsia" w:hint="eastAsia"/>
                <w:lang w:val="vi-VN"/>
              </w:rPr>
              <w:t>商品（大）分類</w:t>
            </w:r>
          </w:p>
        </w:tc>
        <w:tc>
          <w:tcPr>
            <w:tcW w:w="1246" w:type="dxa"/>
          </w:tcPr>
          <w:p w:rsidR="00B53580"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64606"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クリックしたら、クリックした「商品（大）分類」に所属する「商品（中）分類」リストを取得し、以下の「商品（中）分類」に反映する</w:t>
            </w:r>
          </w:p>
        </w:tc>
        <w:tc>
          <w:tcPr>
            <w:tcW w:w="2491"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00B81B56" w:rsidRPr="00103BAB">
              <w:rPr>
                <w:rFonts w:asciiTheme="majorEastAsia" w:eastAsiaTheme="majorEastAsia" w:hAnsiTheme="majorEastAsia" w:hint="eastAsia"/>
                <w:lang w:val="vi-VN"/>
              </w:rPr>
              <w:t>商品</w:t>
            </w:r>
            <w:r w:rsidRPr="00103BAB">
              <w:rPr>
                <w:rFonts w:asciiTheme="majorEastAsia" w:eastAsiaTheme="majorEastAsia" w:hAnsiTheme="majorEastAsia" w:hint="eastAsia"/>
                <w:lang w:val="vi-VN"/>
              </w:rPr>
              <w:t>分類</w:t>
            </w:r>
            <w:r w:rsidRPr="00103BAB">
              <w:rPr>
                <w:rFonts w:asciiTheme="majorEastAsia" w:eastAsiaTheme="majorEastAsia" w:hAnsiTheme="majorEastAsia" w:hint="eastAsia"/>
              </w:rPr>
              <w:t>」1段階一覧とする</w:t>
            </w:r>
          </w:p>
        </w:tc>
      </w:tr>
      <w:tr w:rsidR="00B53580" w:rsidRPr="00103BAB" w:rsidTr="00D95F79">
        <w:tc>
          <w:tcPr>
            <w:tcW w:w="240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商品（中）分類</w:t>
            </w:r>
          </w:p>
        </w:tc>
        <w:tc>
          <w:tcPr>
            <w:tcW w:w="1246" w:type="dxa"/>
          </w:tcPr>
          <w:p w:rsidR="00B53580"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64606"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クリックしたら、クリックした「商品（中）分類」に所属する「商品（小）分類」リストを取得し、以下の「商品（小）分類」に反映する</w:t>
            </w:r>
          </w:p>
        </w:tc>
        <w:tc>
          <w:tcPr>
            <w:tcW w:w="2491"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00B81B56" w:rsidRPr="00103BAB">
              <w:rPr>
                <w:rFonts w:asciiTheme="majorEastAsia" w:eastAsiaTheme="majorEastAsia" w:hAnsiTheme="majorEastAsia" w:hint="eastAsia"/>
                <w:lang w:val="vi-VN"/>
              </w:rPr>
              <w:t>商品</w:t>
            </w:r>
            <w:r w:rsidRPr="00103BAB">
              <w:rPr>
                <w:rFonts w:asciiTheme="majorEastAsia" w:eastAsiaTheme="majorEastAsia" w:hAnsiTheme="majorEastAsia" w:hint="eastAsia"/>
                <w:lang w:val="vi-VN"/>
              </w:rPr>
              <w:t>分類</w:t>
            </w:r>
            <w:r w:rsidRPr="00103BAB">
              <w:rPr>
                <w:rFonts w:asciiTheme="majorEastAsia" w:eastAsiaTheme="majorEastAsia" w:hAnsiTheme="majorEastAsia" w:hint="eastAsia"/>
              </w:rPr>
              <w:t>」２段階一覧とする</w:t>
            </w:r>
          </w:p>
        </w:tc>
      </w:tr>
      <w:tr w:rsidR="00B53580" w:rsidRPr="00103BAB" w:rsidTr="00D95F79">
        <w:tc>
          <w:tcPr>
            <w:tcW w:w="240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商品（小）分類</w:t>
            </w:r>
          </w:p>
        </w:tc>
        <w:tc>
          <w:tcPr>
            <w:tcW w:w="1246" w:type="dxa"/>
          </w:tcPr>
          <w:p w:rsidR="00B53580"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64606"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クリックしたら、クリックした「商品（小）分類」に所属する「商品名」リストを取得し、以下の「商品名」に反映する</w:t>
            </w:r>
          </w:p>
        </w:tc>
        <w:tc>
          <w:tcPr>
            <w:tcW w:w="2491"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00B81B56" w:rsidRPr="00103BAB">
              <w:rPr>
                <w:rFonts w:asciiTheme="majorEastAsia" w:eastAsiaTheme="majorEastAsia" w:hAnsiTheme="majorEastAsia" w:hint="eastAsia"/>
                <w:lang w:val="vi-VN"/>
              </w:rPr>
              <w:t>商品</w:t>
            </w:r>
            <w:r w:rsidRPr="00103BAB">
              <w:rPr>
                <w:rFonts w:asciiTheme="majorEastAsia" w:eastAsiaTheme="majorEastAsia" w:hAnsiTheme="majorEastAsia" w:hint="eastAsia"/>
                <w:lang w:val="vi-VN"/>
              </w:rPr>
              <w:t>分類</w:t>
            </w:r>
            <w:r w:rsidRPr="00103BAB">
              <w:rPr>
                <w:rFonts w:asciiTheme="majorEastAsia" w:eastAsiaTheme="majorEastAsia" w:hAnsiTheme="majorEastAsia" w:hint="eastAsia"/>
              </w:rPr>
              <w:t>」３段階一覧とする</w:t>
            </w:r>
          </w:p>
        </w:tc>
      </w:tr>
      <w:tr w:rsidR="00B53580" w:rsidRPr="00103BAB" w:rsidTr="00D95F79">
        <w:tc>
          <w:tcPr>
            <w:tcW w:w="240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商品名</w:t>
            </w:r>
          </w:p>
        </w:tc>
        <w:tc>
          <w:tcPr>
            <w:tcW w:w="1246" w:type="dxa"/>
          </w:tcPr>
          <w:p w:rsidR="00B53580"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83AEA" w:rsidP="00D95F79">
            <w:pPr>
              <w:rPr>
                <w:rFonts w:asciiTheme="majorEastAsia" w:eastAsiaTheme="majorEastAsia" w:hAnsiTheme="majorEastAsia"/>
                <w:lang w:val="vi-VN"/>
              </w:rPr>
            </w:pP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したら、</w:t>
            </w: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クリックした「商品名」と「商品（大）分類や商品（中）分類や商品（小）分類」が受付情報の「商品名」に反映する</w:t>
            </w:r>
          </w:p>
        </w:tc>
        <w:tc>
          <w:tcPr>
            <w:tcW w:w="2491" w:type="dxa"/>
          </w:tcPr>
          <w:p w:rsidR="00B53580" w:rsidRPr="00103BAB" w:rsidRDefault="00B81B56"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商品分類</w:t>
            </w:r>
            <w:r w:rsidRPr="00103BAB">
              <w:rPr>
                <w:rFonts w:asciiTheme="majorEastAsia" w:eastAsiaTheme="majorEastAsia" w:hAnsiTheme="majorEastAsia" w:hint="eastAsia"/>
              </w:rPr>
              <w:t>」最後の段階一覧とする</w:t>
            </w:r>
          </w:p>
        </w:tc>
      </w:tr>
    </w:tbl>
    <w:p w:rsidR="00B53580" w:rsidRPr="00103BAB" w:rsidRDefault="00B53580">
      <w:pPr>
        <w:rPr>
          <w:rFonts w:asciiTheme="majorEastAsia" w:eastAsiaTheme="majorEastAsia" w:hAnsiTheme="majorEastAsia"/>
          <w:lang w:val="vi-VN"/>
        </w:rPr>
      </w:pPr>
    </w:p>
    <w:p w:rsidR="004D6036" w:rsidRPr="00103BAB" w:rsidRDefault="00D56E34" w:rsidP="005F2E1A">
      <w:pPr>
        <w:pStyle w:val="1"/>
        <w:numPr>
          <w:ilvl w:val="0"/>
          <w:numId w:val="7"/>
        </w:numPr>
        <w:ind w:left="851"/>
        <w:rPr>
          <w:rFonts w:asciiTheme="majorEastAsia" w:hAnsiTheme="majorEastAsia"/>
          <w:noProof/>
        </w:rPr>
      </w:pPr>
      <w:bookmarkStart w:id="36" w:name="_Toc483178700"/>
      <w:r w:rsidRPr="00103BAB">
        <w:rPr>
          <w:rFonts w:asciiTheme="majorEastAsia" w:hAnsiTheme="majorEastAsia"/>
          <w:noProof/>
        </w:rPr>
        <w:lastRenderedPageBreak/>
        <w:drawing>
          <wp:anchor distT="0" distB="0" distL="114300" distR="114300" simplePos="0" relativeHeight="251849728" behindDoc="0" locked="0" layoutInCell="1" allowOverlap="1" wp14:anchorId="431B357D" wp14:editId="05DFCD56">
            <wp:simplePos x="0" y="0"/>
            <wp:positionH relativeFrom="column">
              <wp:posOffset>572135</wp:posOffset>
            </wp:positionH>
            <wp:positionV relativeFrom="paragraph">
              <wp:posOffset>268605</wp:posOffset>
            </wp:positionV>
            <wp:extent cx="5612130" cy="2429510"/>
            <wp:effectExtent l="0" t="0" r="7620" b="8890"/>
            <wp:wrapTopAndBottom/>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612130" cy="2429510"/>
                    </a:xfrm>
                    <a:prstGeom prst="rect">
                      <a:avLst/>
                    </a:prstGeom>
                  </pic:spPr>
                </pic:pic>
              </a:graphicData>
            </a:graphic>
            <wp14:sizeRelH relativeFrom="page">
              <wp14:pctWidth>0</wp14:pctWidth>
            </wp14:sizeRelH>
            <wp14:sizeRelV relativeFrom="page">
              <wp14:pctHeight>0</wp14:pctHeight>
            </wp14:sizeRelV>
          </wp:anchor>
        </w:drawing>
      </w:r>
      <w:r w:rsidR="004D6036" w:rsidRPr="00103BAB">
        <w:rPr>
          <w:rFonts w:asciiTheme="majorEastAsia" w:hAnsiTheme="majorEastAsia" w:hint="eastAsia"/>
          <w:lang w:val="vi-VN"/>
        </w:rPr>
        <w:t>自動カスタマイズ　機能や概要</w:t>
      </w:r>
      <w:bookmarkEnd w:id="36"/>
    </w:p>
    <w:p w:rsidR="009A1972" w:rsidRPr="00103BAB" w:rsidRDefault="009A1972">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BD6EA9" w:rsidRPr="00103BAB" w:rsidTr="00D95F79">
        <w:tc>
          <w:tcPr>
            <w:tcW w:w="10847" w:type="dxa"/>
            <w:gridSpan w:val="6"/>
          </w:tcPr>
          <w:p w:rsidR="00BD6EA9" w:rsidRPr="00103BAB" w:rsidRDefault="00BD6EA9"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カスタマイズ</w:t>
            </w:r>
          </w:p>
        </w:tc>
      </w:tr>
      <w:tr w:rsidR="00BD6EA9" w:rsidRPr="00103BAB" w:rsidTr="00D95F79">
        <w:tc>
          <w:tcPr>
            <w:tcW w:w="2406" w:type="dxa"/>
            <w:shd w:val="clear" w:color="auto" w:fill="92D050"/>
          </w:tcPr>
          <w:p w:rsidR="00BD6EA9" w:rsidRPr="00103BAB" w:rsidRDefault="00BD6EA9"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BD6EA9" w:rsidRPr="00103BAB" w:rsidRDefault="00BD6EA9"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BD6EA9" w:rsidRPr="00103BAB" w:rsidRDefault="00BD6EA9"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BD6EA9" w:rsidRPr="00103BAB" w:rsidTr="00D95F79">
        <w:tc>
          <w:tcPr>
            <w:tcW w:w="2406" w:type="dxa"/>
          </w:tcPr>
          <w:p w:rsidR="00BD6EA9" w:rsidRPr="00103BAB" w:rsidRDefault="00D56E34" w:rsidP="00D95F79">
            <w:pPr>
              <w:rPr>
                <w:rFonts w:asciiTheme="majorEastAsia" w:eastAsiaTheme="majorEastAsia" w:hAnsiTheme="majorEastAsia"/>
                <w:noProof/>
                <w:lang w:val="vi-VN"/>
              </w:rPr>
            </w:pPr>
            <w:r w:rsidRPr="00103BAB">
              <w:rPr>
                <w:rFonts w:asciiTheme="majorEastAsia" w:eastAsiaTheme="majorEastAsia" w:hAnsiTheme="majorEastAsia" w:hint="eastAsia"/>
                <w:noProof/>
              </w:rPr>
              <w:t>法人情報</w:t>
            </w:r>
          </w:p>
        </w:tc>
        <w:tc>
          <w:tcPr>
            <w:tcW w:w="1246" w:type="dxa"/>
          </w:tcPr>
          <w:p w:rsidR="00BD6EA9" w:rsidRPr="00103BAB" w:rsidRDefault="00D56E34"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Tab</w:t>
            </w:r>
          </w:p>
        </w:tc>
        <w:tc>
          <w:tcPr>
            <w:tcW w:w="965" w:type="dxa"/>
          </w:tcPr>
          <w:p w:rsidR="00BD6EA9" w:rsidRPr="00103BAB" w:rsidRDefault="00BD6EA9" w:rsidP="00D95F79">
            <w:pPr>
              <w:jc w:val="center"/>
              <w:rPr>
                <w:rFonts w:asciiTheme="majorEastAsia" w:eastAsiaTheme="majorEastAsia" w:hAnsiTheme="majorEastAsia"/>
              </w:rPr>
            </w:pPr>
          </w:p>
        </w:tc>
        <w:tc>
          <w:tcPr>
            <w:tcW w:w="1020" w:type="dxa"/>
          </w:tcPr>
          <w:p w:rsidR="00BD6EA9" w:rsidRPr="00103BAB" w:rsidRDefault="00BD6EA9" w:rsidP="00D95F79">
            <w:pPr>
              <w:jc w:val="center"/>
              <w:rPr>
                <w:rFonts w:asciiTheme="majorEastAsia" w:eastAsiaTheme="majorEastAsia" w:hAnsiTheme="majorEastAsia"/>
                <w:color w:val="FF0000"/>
              </w:rPr>
            </w:pPr>
          </w:p>
        </w:tc>
        <w:tc>
          <w:tcPr>
            <w:tcW w:w="2719" w:type="dxa"/>
          </w:tcPr>
          <w:p w:rsidR="00BD6EA9" w:rsidRPr="00103BAB" w:rsidRDefault="00D56E34"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「法人情報」Tabはメンテのカスタマイズで設定されたものとする</w:t>
            </w:r>
          </w:p>
        </w:tc>
        <w:tc>
          <w:tcPr>
            <w:tcW w:w="2491" w:type="dxa"/>
          </w:tcPr>
          <w:p w:rsidR="00BD6EA9" w:rsidRPr="00103BAB" w:rsidRDefault="00D56E34"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自動カスタマイズの詳細はメンテのカスタマイズ設定画面に参照</w:t>
            </w:r>
          </w:p>
        </w:tc>
      </w:tr>
    </w:tbl>
    <w:p w:rsidR="00BD6EA9" w:rsidRPr="00103BAB" w:rsidRDefault="00BD6EA9">
      <w:pPr>
        <w:rPr>
          <w:rFonts w:asciiTheme="majorEastAsia" w:eastAsiaTheme="majorEastAsia" w:hAnsiTheme="majorEastAsia"/>
        </w:rPr>
      </w:pPr>
    </w:p>
    <w:p w:rsidR="00AB6D21" w:rsidRPr="00103BAB" w:rsidRDefault="009A1972" w:rsidP="005F2E1A">
      <w:pPr>
        <w:pStyle w:val="1"/>
        <w:numPr>
          <w:ilvl w:val="0"/>
          <w:numId w:val="7"/>
        </w:numPr>
        <w:ind w:left="851"/>
        <w:rPr>
          <w:rFonts w:asciiTheme="majorEastAsia" w:hAnsiTheme="majorEastAsia"/>
          <w:noProof/>
        </w:rPr>
      </w:pPr>
      <w:bookmarkStart w:id="37" w:name="_Toc483178701"/>
      <w:r w:rsidRPr="00103BAB">
        <w:rPr>
          <w:rFonts w:asciiTheme="majorEastAsia" w:hAnsiTheme="majorEastAsia" w:hint="eastAsia"/>
          <w:lang w:val="vi-VN"/>
        </w:rPr>
        <w:t>顧客履歴　機能や概要</w:t>
      </w:r>
      <w:bookmarkEnd w:id="37"/>
    </w:p>
    <w:p w:rsidR="00AB6D21" w:rsidRPr="00103BAB" w:rsidRDefault="00E40030" w:rsidP="00AB6D21">
      <w:pPr>
        <w:rPr>
          <w:rFonts w:asciiTheme="majorEastAsia" w:eastAsiaTheme="majorEastAsia" w:hAnsiTheme="majorEastAsia"/>
          <w:noProof/>
          <w:lang w:val="vi-VN"/>
        </w:rPr>
      </w:pPr>
      <w:r w:rsidRPr="00103BAB">
        <w:rPr>
          <w:rFonts w:asciiTheme="majorEastAsia" w:eastAsiaTheme="majorEastAsia" w:hAnsiTheme="majorEastAsia" w:hint="eastAsia"/>
          <w:noProof/>
        </w:rPr>
        <w:lastRenderedPageBreak/>
        <mc:AlternateContent>
          <mc:Choice Requires="wps">
            <w:drawing>
              <wp:anchor distT="0" distB="0" distL="114300" distR="114300" simplePos="0" relativeHeight="251874304" behindDoc="0" locked="0" layoutInCell="1" allowOverlap="1" wp14:anchorId="75D5164F" wp14:editId="0AC5CC23">
                <wp:simplePos x="0" y="0"/>
                <wp:positionH relativeFrom="column">
                  <wp:posOffset>1294765</wp:posOffset>
                </wp:positionH>
                <wp:positionV relativeFrom="paragraph">
                  <wp:posOffset>1703070</wp:posOffset>
                </wp:positionV>
                <wp:extent cx="485775" cy="485775"/>
                <wp:effectExtent l="0" t="0" r="0" b="0"/>
                <wp:wrapNone/>
                <wp:docPr id="228" name="七角形 22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E40030" w:rsidRDefault="00A95465" w:rsidP="00E40030">
                            <w:pPr>
                              <w:jc w:val="center"/>
                              <w:rPr>
                                <w:rFonts w:ascii="Arial" w:hAnsi="Arial"/>
                                <w:b/>
                                <w:color w:val="FF0000"/>
                                <w:sz w:val="24"/>
                                <w:szCs w:val="24"/>
                                <w:lang w:val="vi-VN"/>
                              </w:rPr>
                            </w:pPr>
                            <w:r>
                              <w:rPr>
                                <w:rFonts w:ascii="Arial" w:hAnsi="Arial" w:hint="eastAsia"/>
                                <w:b/>
                                <w:color w:val="FF0000"/>
                                <w:sz w:val="24"/>
                                <w:szCs w:val="24"/>
                                <w:lang w:val="vi-VN"/>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28" o:spid="_x0000_s1085" style="position:absolute;left:0;text-align:left;margin-left:101.95pt;margin-top:134.1pt;width:38.25pt;height:38.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I1nQIAAHY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E40030" w:rsidRDefault="00A95465" w:rsidP="00E40030">
                      <w:pPr>
                        <w:jc w:val="center"/>
                        <w:rPr>
                          <w:rFonts w:ascii="Arial" w:hAnsi="Arial"/>
                          <w:b/>
                          <w:color w:val="FF0000"/>
                          <w:sz w:val="24"/>
                          <w:szCs w:val="24"/>
                          <w:lang w:val="vi-VN"/>
                        </w:rPr>
                      </w:pPr>
                      <w:r>
                        <w:rPr>
                          <w:rFonts w:ascii="Arial" w:hAnsi="Arial" w:hint="eastAsia"/>
                          <w:b/>
                          <w:color w:val="FF0000"/>
                          <w:sz w:val="24"/>
                          <w:szCs w:val="24"/>
                          <w:lang w:val="vi-VN"/>
                        </w:rPr>
                        <w:t>２</w:t>
                      </w:r>
                    </w:p>
                  </w:txbxContent>
                </v:textbox>
              </v:shape>
            </w:pict>
          </mc:Fallback>
        </mc:AlternateContent>
      </w:r>
      <w:r w:rsidR="00C55C58" w:rsidRPr="00103BAB">
        <w:rPr>
          <w:rFonts w:asciiTheme="majorEastAsia" w:eastAsiaTheme="majorEastAsia" w:hAnsiTheme="majorEastAsia" w:hint="eastAsia"/>
          <w:noProof/>
        </w:rPr>
        <mc:AlternateContent>
          <mc:Choice Requires="wps">
            <w:drawing>
              <wp:anchor distT="0" distB="0" distL="114300" distR="114300" simplePos="0" relativeHeight="251812864" behindDoc="0" locked="0" layoutInCell="1" allowOverlap="1" wp14:anchorId="613522B8" wp14:editId="4E81DC09">
                <wp:simplePos x="0" y="0"/>
                <wp:positionH relativeFrom="column">
                  <wp:posOffset>1672590</wp:posOffset>
                </wp:positionH>
                <wp:positionV relativeFrom="paragraph">
                  <wp:posOffset>2023745</wp:posOffset>
                </wp:positionV>
                <wp:extent cx="485775" cy="485775"/>
                <wp:effectExtent l="0" t="0" r="0" b="0"/>
                <wp:wrapNone/>
                <wp:docPr id="279" name="七角形 27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AB6D21">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79" o:spid="_x0000_s1086" style="position:absolute;left:0;text-align:left;margin-left:131.7pt;margin-top:159.35pt;width:38.25pt;height:38.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AB6D21">
                      <w:pPr>
                        <w:jc w:val="center"/>
                        <w:rPr>
                          <w:b/>
                          <w:color w:val="FF0000"/>
                          <w:sz w:val="24"/>
                          <w:szCs w:val="24"/>
                        </w:rPr>
                      </w:pPr>
                      <w:r w:rsidRPr="00673E52">
                        <w:rPr>
                          <w:rFonts w:hint="eastAsia"/>
                          <w:b/>
                          <w:color w:val="FF0000"/>
                          <w:sz w:val="24"/>
                          <w:szCs w:val="24"/>
                        </w:rPr>
                        <w:t>1</w:t>
                      </w:r>
                    </w:p>
                  </w:txbxContent>
                </v:textbox>
              </v:shape>
            </w:pict>
          </mc:Fallback>
        </mc:AlternateContent>
      </w:r>
      <w:r w:rsidR="006007E2" w:rsidRPr="00103BAB">
        <w:rPr>
          <w:rFonts w:asciiTheme="majorEastAsia" w:eastAsiaTheme="majorEastAsia" w:hAnsiTheme="majorEastAsia"/>
          <w:noProof/>
        </w:rPr>
        <w:drawing>
          <wp:anchor distT="0" distB="0" distL="114300" distR="114300" simplePos="0" relativeHeight="251657214" behindDoc="0" locked="0" layoutInCell="1" allowOverlap="1" wp14:anchorId="66E33463" wp14:editId="355DA21E">
            <wp:simplePos x="0" y="0"/>
            <wp:positionH relativeFrom="column">
              <wp:posOffset>1105535</wp:posOffset>
            </wp:positionH>
            <wp:positionV relativeFrom="paragraph">
              <wp:posOffset>294005</wp:posOffset>
            </wp:positionV>
            <wp:extent cx="4438650" cy="5575300"/>
            <wp:effectExtent l="0" t="0" r="0" b="6350"/>
            <wp:wrapTopAndBottom/>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438650" cy="5575300"/>
                    </a:xfrm>
                    <a:prstGeom prst="rect">
                      <a:avLst/>
                    </a:prstGeom>
                  </pic:spPr>
                </pic:pic>
              </a:graphicData>
            </a:graphic>
            <wp14:sizeRelH relativeFrom="page">
              <wp14:pctWidth>0</wp14:pctWidth>
            </wp14:sizeRelH>
            <wp14:sizeRelV relativeFrom="page">
              <wp14:pctHeight>0</wp14:pctHeight>
            </wp14:sizeRelV>
          </wp:anchor>
        </w:drawing>
      </w:r>
    </w:p>
    <w:p w:rsidR="00AB6D21" w:rsidRPr="00103BAB" w:rsidRDefault="00AB6D21" w:rsidP="00AB6D21">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AB6D21" w:rsidRPr="00103BAB" w:rsidTr="00D95F79">
        <w:tc>
          <w:tcPr>
            <w:tcW w:w="10847" w:type="dxa"/>
            <w:gridSpan w:val="6"/>
          </w:tcPr>
          <w:p w:rsidR="00AB6D21" w:rsidRPr="00103BAB" w:rsidRDefault="00AB6D21"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顧客履歴一覧</w:t>
            </w:r>
          </w:p>
        </w:tc>
      </w:tr>
      <w:tr w:rsidR="00AB6D21" w:rsidRPr="00103BAB" w:rsidTr="00D95F79">
        <w:tc>
          <w:tcPr>
            <w:tcW w:w="2406" w:type="dxa"/>
            <w:shd w:val="clear" w:color="auto" w:fill="92D050"/>
          </w:tcPr>
          <w:p w:rsidR="00AB6D21" w:rsidRPr="00103BAB" w:rsidRDefault="00AB6D21"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AB6D21" w:rsidRPr="00103BAB" w:rsidRDefault="00AB6D21"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AB6D21" w:rsidRPr="00103BAB" w:rsidRDefault="00AB6D21"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AB6D21" w:rsidRPr="00103BAB" w:rsidTr="00D95F79">
        <w:tc>
          <w:tcPr>
            <w:tcW w:w="2406" w:type="dxa"/>
          </w:tcPr>
          <w:p w:rsidR="00AB6D21" w:rsidRPr="00103BAB" w:rsidRDefault="00AB6D21" w:rsidP="00D95F79">
            <w:pPr>
              <w:rPr>
                <w:rFonts w:asciiTheme="majorEastAsia" w:eastAsiaTheme="majorEastAsia" w:hAnsiTheme="majorEastAsia"/>
                <w:noProof/>
                <w:lang w:val="vi-VN"/>
              </w:rPr>
            </w:pPr>
            <w:r w:rsidRPr="00103BAB">
              <w:rPr>
                <w:rFonts w:asciiTheme="majorEastAsia" w:eastAsiaTheme="majorEastAsia" w:hAnsiTheme="majorEastAsia" w:hint="eastAsia"/>
                <w:noProof/>
              </w:rPr>
              <w:t>受付番号</w:t>
            </w:r>
          </w:p>
        </w:tc>
        <w:tc>
          <w:tcPr>
            <w:tcW w:w="1246" w:type="dxa"/>
          </w:tcPr>
          <w:p w:rsidR="00AB6D21" w:rsidRPr="00103BAB" w:rsidRDefault="00AB6D21"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AB6D21" w:rsidRPr="00103BAB" w:rsidRDefault="00AB6D21" w:rsidP="00D95F79">
            <w:pPr>
              <w:jc w:val="center"/>
              <w:rPr>
                <w:rFonts w:asciiTheme="majorEastAsia" w:eastAsiaTheme="majorEastAsia" w:hAnsiTheme="majorEastAsia"/>
              </w:rPr>
            </w:pPr>
          </w:p>
        </w:tc>
        <w:tc>
          <w:tcPr>
            <w:tcW w:w="1020" w:type="dxa"/>
          </w:tcPr>
          <w:p w:rsidR="00AB6D21" w:rsidRPr="00103BAB" w:rsidRDefault="00AB6D21" w:rsidP="00D95F79">
            <w:pPr>
              <w:jc w:val="center"/>
              <w:rPr>
                <w:rFonts w:asciiTheme="majorEastAsia" w:eastAsiaTheme="majorEastAsia" w:hAnsiTheme="majorEastAsia"/>
                <w:color w:val="FF0000"/>
              </w:rPr>
            </w:pPr>
          </w:p>
        </w:tc>
        <w:tc>
          <w:tcPr>
            <w:tcW w:w="2719" w:type="dxa"/>
          </w:tcPr>
          <w:p w:rsidR="00AB6D21" w:rsidRPr="00103BAB" w:rsidRDefault="00AB6D21"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その案件の案件番号を表示する</w:t>
            </w:r>
          </w:p>
        </w:tc>
        <w:tc>
          <w:tcPr>
            <w:tcW w:w="2491" w:type="dxa"/>
          </w:tcPr>
          <w:p w:rsidR="00AB6D21" w:rsidRPr="00103BAB" w:rsidRDefault="00AB6D21" w:rsidP="00D95F79">
            <w:pPr>
              <w:rPr>
                <w:rFonts w:asciiTheme="majorEastAsia" w:eastAsiaTheme="majorEastAsia" w:hAnsiTheme="majorEastAsia"/>
                <w:lang w:val="vi-VN"/>
              </w:rPr>
            </w:pPr>
          </w:p>
        </w:tc>
      </w:tr>
      <w:tr w:rsidR="00AB6D21" w:rsidRPr="00103BAB" w:rsidTr="00D95F79">
        <w:tc>
          <w:tcPr>
            <w:tcW w:w="2406" w:type="dxa"/>
          </w:tcPr>
          <w:p w:rsidR="00AB6D21" w:rsidRPr="00103BAB" w:rsidRDefault="00E6737D"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4211ECE" wp14:editId="65A7B0BB">
                  <wp:extent cx="825500" cy="488950"/>
                  <wp:effectExtent l="0" t="0" r="0" b="6350"/>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25500" cy="488950"/>
                          </a:xfrm>
                          <a:prstGeom prst="rect">
                            <a:avLst/>
                          </a:prstGeom>
                        </pic:spPr>
                      </pic:pic>
                    </a:graphicData>
                  </a:graphic>
                </wp:inline>
              </w:drawing>
            </w:r>
          </w:p>
        </w:tc>
        <w:tc>
          <w:tcPr>
            <w:tcW w:w="1246" w:type="dxa"/>
          </w:tcPr>
          <w:p w:rsidR="00AB6D21" w:rsidRPr="00103BAB" w:rsidRDefault="00AB6D21"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リンク</w:t>
            </w:r>
          </w:p>
        </w:tc>
        <w:tc>
          <w:tcPr>
            <w:tcW w:w="965" w:type="dxa"/>
          </w:tcPr>
          <w:p w:rsidR="00AB6D21" w:rsidRPr="00103BAB" w:rsidRDefault="00AB6D21" w:rsidP="00D95F79">
            <w:pPr>
              <w:jc w:val="center"/>
              <w:rPr>
                <w:rFonts w:asciiTheme="majorEastAsia" w:eastAsiaTheme="majorEastAsia" w:hAnsiTheme="majorEastAsia"/>
              </w:rPr>
            </w:pPr>
          </w:p>
        </w:tc>
        <w:tc>
          <w:tcPr>
            <w:tcW w:w="1020" w:type="dxa"/>
          </w:tcPr>
          <w:p w:rsidR="00AB6D21" w:rsidRPr="00103BAB" w:rsidRDefault="00AB6D21" w:rsidP="00D95F79">
            <w:pPr>
              <w:jc w:val="center"/>
              <w:rPr>
                <w:rFonts w:asciiTheme="majorEastAsia" w:eastAsiaTheme="majorEastAsia" w:hAnsiTheme="majorEastAsia"/>
                <w:color w:val="FF0000"/>
              </w:rPr>
            </w:pPr>
          </w:p>
        </w:tc>
        <w:tc>
          <w:tcPr>
            <w:tcW w:w="2719" w:type="dxa"/>
          </w:tcPr>
          <w:p w:rsidR="00AB6D21" w:rsidRPr="00103BAB" w:rsidRDefault="00BB4BDA"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No.1をクリックしたら、新しくWindownsを開く、クリックした受付情報の詳細画面を表示する</w:t>
            </w:r>
          </w:p>
          <w:p w:rsidR="00E6737D" w:rsidRPr="00103BAB" w:rsidRDefault="00E6737D"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No.2をクリックしたら、クリックした案件情報の顧客情報をコピーし現在受付情報の顧客情報に反映</w:t>
            </w:r>
            <w:r w:rsidRPr="00103BAB">
              <w:rPr>
                <w:rFonts w:asciiTheme="majorEastAsia" w:eastAsiaTheme="majorEastAsia" w:hAnsiTheme="majorEastAsia" w:hint="eastAsia"/>
                <w:lang w:val="vi-VN"/>
              </w:rPr>
              <w:lastRenderedPageBreak/>
              <w:t>する</w:t>
            </w:r>
          </w:p>
        </w:tc>
        <w:tc>
          <w:tcPr>
            <w:tcW w:w="2491" w:type="dxa"/>
          </w:tcPr>
          <w:p w:rsidR="00AB6D21" w:rsidRPr="00103BAB" w:rsidRDefault="00AB6D21" w:rsidP="00D95F79">
            <w:pPr>
              <w:rPr>
                <w:rFonts w:asciiTheme="majorEastAsia" w:eastAsiaTheme="majorEastAsia" w:hAnsiTheme="majorEastAsia"/>
                <w:lang w:val="vi-VN"/>
              </w:rPr>
            </w:pPr>
          </w:p>
        </w:tc>
      </w:tr>
      <w:tr w:rsidR="00AB6D21" w:rsidRPr="00103BAB" w:rsidTr="00D95F79">
        <w:tc>
          <w:tcPr>
            <w:tcW w:w="2406" w:type="dxa"/>
          </w:tcPr>
          <w:p w:rsidR="00AB6D21" w:rsidRPr="00103BAB" w:rsidRDefault="00BB4BDA" w:rsidP="00D95F79">
            <w:pPr>
              <w:rPr>
                <w:rFonts w:asciiTheme="majorEastAsia" w:eastAsiaTheme="majorEastAsia" w:hAnsiTheme="majorEastAsia"/>
                <w:noProof/>
              </w:rPr>
            </w:pPr>
            <w:r w:rsidRPr="00103BAB">
              <w:rPr>
                <w:rFonts w:asciiTheme="majorEastAsia" w:eastAsiaTheme="majorEastAsia" w:hAnsiTheme="majorEastAsia" w:hint="eastAsia"/>
                <w:noProof/>
              </w:rPr>
              <w:lastRenderedPageBreak/>
              <w:t>進捗状況</w:t>
            </w:r>
          </w:p>
        </w:tc>
        <w:tc>
          <w:tcPr>
            <w:tcW w:w="1246" w:type="dxa"/>
          </w:tcPr>
          <w:p w:rsidR="00AB6D21" w:rsidRPr="00103BAB" w:rsidRDefault="00BB4BDA"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AB6D21" w:rsidRPr="00103BAB" w:rsidRDefault="00AB6D21" w:rsidP="00D95F79">
            <w:pPr>
              <w:jc w:val="center"/>
              <w:rPr>
                <w:rFonts w:asciiTheme="majorEastAsia" w:eastAsiaTheme="majorEastAsia" w:hAnsiTheme="majorEastAsia"/>
              </w:rPr>
            </w:pPr>
          </w:p>
        </w:tc>
        <w:tc>
          <w:tcPr>
            <w:tcW w:w="1020" w:type="dxa"/>
          </w:tcPr>
          <w:p w:rsidR="00AB6D21" w:rsidRPr="00103BAB" w:rsidRDefault="00AB6D21" w:rsidP="00D95F79">
            <w:pPr>
              <w:jc w:val="center"/>
              <w:rPr>
                <w:rFonts w:asciiTheme="majorEastAsia" w:eastAsiaTheme="majorEastAsia" w:hAnsiTheme="majorEastAsia"/>
                <w:color w:val="FF0000"/>
              </w:rPr>
            </w:pPr>
          </w:p>
        </w:tc>
        <w:tc>
          <w:tcPr>
            <w:tcW w:w="2719" w:type="dxa"/>
          </w:tcPr>
          <w:p w:rsidR="00AB6D21" w:rsidRPr="00103BAB" w:rsidRDefault="00BB4BDA"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その案件の</w:t>
            </w:r>
            <w:r w:rsidRPr="00103BAB">
              <w:rPr>
                <w:rFonts w:asciiTheme="majorEastAsia" w:eastAsiaTheme="majorEastAsia" w:hAnsiTheme="majorEastAsia" w:hint="eastAsia"/>
                <w:noProof/>
              </w:rPr>
              <w:t>進捗状況</w:t>
            </w:r>
            <w:r w:rsidRPr="00103BAB">
              <w:rPr>
                <w:rFonts w:asciiTheme="majorEastAsia" w:eastAsiaTheme="majorEastAsia" w:hAnsiTheme="majorEastAsia" w:hint="eastAsia"/>
                <w:lang w:val="vi-VN"/>
              </w:rPr>
              <w:t>を表示する</w:t>
            </w:r>
          </w:p>
        </w:tc>
        <w:tc>
          <w:tcPr>
            <w:tcW w:w="2491" w:type="dxa"/>
          </w:tcPr>
          <w:p w:rsidR="00AB6D21" w:rsidRPr="00103BAB" w:rsidRDefault="00AB6D21" w:rsidP="00D95F79">
            <w:pPr>
              <w:rPr>
                <w:rFonts w:asciiTheme="majorEastAsia" w:eastAsiaTheme="majorEastAsia" w:hAnsiTheme="majorEastAsia"/>
                <w:lang w:val="vi-VN"/>
              </w:rPr>
            </w:pPr>
          </w:p>
        </w:tc>
      </w:tr>
      <w:tr w:rsidR="003E5358" w:rsidRPr="00103BAB" w:rsidTr="00D95F79">
        <w:tc>
          <w:tcPr>
            <w:tcW w:w="2406" w:type="dxa"/>
          </w:tcPr>
          <w:p w:rsidR="003E5358" w:rsidRPr="00103BAB" w:rsidRDefault="003E5358" w:rsidP="00D95F79">
            <w:pPr>
              <w:rPr>
                <w:rFonts w:asciiTheme="majorEastAsia" w:eastAsiaTheme="majorEastAsia" w:hAnsiTheme="majorEastAsia"/>
                <w:noProof/>
              </w:rPr>
            </w:pPr>
            <w:r w:rsidRPr="00103BAB">
              <w:rPr>
                <w:rFonts w:asciiTheme="majorEastAsia" w:eastAsiaTheme="majorEastAsia" w:hAnsiTheme="majorEastAsia" w:hint="eastAsia"/>
                <w:lang w:val="vi-VN"/>
              </w:rPr>
              <w:t>受付日時</w:t>
            </w:r>
          </w:p>
        </w:tc>
        <w:tc>
          <w:tcPr>
            <w:tcW w:w="124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3E5358" w:rsidRPr="00103BAB" w:rsidRDefault="003E5358" w:rsidP="00D95F79">
            <w:pPr>
              <w:jc w:val="center"/>
              <w:rPr>
                <w:rFonts w:asciiTheme="majorEastAsia" w:eastAsiaTheme="majorEastAsia" w:hAnsiTheme="majorEastAsia"/>
              </w:rPr>
            </w:pPr>
          </w:p>
        </w:tc>
        <w:tc>
          <w:tcPr>
            <w:tcW w:w="1020" w:type="dxa"/>
          </w:tcPr>
          <w:p w:rsidR="003E5358" w:rsidRPr="00103BAB" w:rsidRDefault="003E5358" w:rsidP="00D95F79">
            <w:pPr>
              <w:jc w:val="center"/>
              <w:rPr>
                <w:rFonts w:asciiTheme="majorEastAsia" w:eastAsiaTheme="majorEastAsia" w:hAnsiTheme="majorEastAsia"/>
                <w:color w:val="FF0000"/>
              </w:rPr>
            </w:pPr>
          </w:p>
        </w:tc>
        <w:tc>
          <w:tcPr>
            <w:tcW w:w="2719"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その案件の</w:t>
            </w:r>
            <w:r w:rsidRPr="00103BAB">
              <w:rPr>
                <w:rFonts w:asciiTheme="majorEastAsia" w:eastAsiaTheme="majorEastAsia" w:hAnsiTheme="majorEastAsia" w:hint="eastAsia"/>
                <w:noProof/>
              </w:rPr>
              <w:t>進捗状況</w:t>
            </w:r>
            <w:r w:rsidRPr="00103BAB">
              <w:rPr>
                <w:rFonts w:asciiTheme="majorEastAsia" w:eastAsiaTheme="majorEastAsia" w:hAnsiTheme="majorEastAsia" w:hint="eastAsia"/>
                <w:lang w:val="vi-VN"/>
              </w:rPr>
              <w:t>を表示する</w:t>
            </w:r>
          </w:p>
        </w:tc>
        <w:tc>
          <w:tcPr>
            <w:tcW w:w="2491" w:type="dxa"/>
          </w:tcPr>
          <w:p w:rsidR="003E5358" w:rsidRPr="00103BAB" w:rsidRDefault="003E5358" w:rsidP="00D95F79">
            <w:pPr>
              <w:rPr>
                <w:rFonts w:asciiTheme="majorEastAsia" w:eastAsiaTheme="majorEastAsia" w:hAnsiTheme="majorEastAsia"/>
                <w:lang w:val="vi-VN"/>
              </w:rPr>
            </w:pPr>
          </w:p>
        </w:tc>
      </w:tr>
      <w:tr w:rsidR="003E5358" w:rsidRPr="00103BAB" w:rsidTr="00D95F79">
        <w:tc>
          <w:tcPr>
            <w:tcW w:w="240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受付者</w:t>
            </w:r>
          </w:p>
        </w:tc>
        <w:tc>
          <w:tcPr>
            <w:tcW w:w="124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3E5358" w:rsidRPr="00103BAB" w:rsidRDefault="003E5358" w:rsidP="00D95F79">
            <w:pPr>
              <w:jc w:val="center"/>
              <w:rPr>
                <w:rFonts w:asciiTheme="majorEastAsia" w:eastAsiaTheme="majorEastAsia" w:hAnsiTheme="majorEastAsia"/>
              </w:rPr>
            </w:pPr>
          </w:p>
        </w:tc>
        <w:tc>
          <w:tcPr>
            <w:tcW w:w="1020" w:type="dxa"/>
          </w:tcPr>
          <w:p w:rsidR="003E5358" w:rsidRPr="00103BAB" w:rsidRDefault="003E5358" w:rsidP="00D95F79">
            <w:pPr>
              <w:jc w:val="center"/>
              <w:rPr>
                <w:rFonts w:asciiTheme="majorEastAsia" w:eastAsiaTheme="majorEastAsia" w:hAnsiTheme="majorEastAsia"/>
                <w:color w:val="FF0000"/>
              </w:rPr>
            </w:pPr>
          </w:p>
        </w:tc>
        <w:tc>
          <w:tcPr>
            <w:tcW w:w="2719"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その案件の受付者を表示する</w:t>
            </w:r>
          </w:p>
        </w:tc>
        <w:tc>
          <w:tcPr>
            <w:tcW w:w="2491" w:type="dxa"/>
          </w:tcPr>
          <w:p w:rsidR="003E5358" w:rsidRPr="00103BAB" w:rsidRDefault="003E5358" w:rsidP="00D95F79">
            <w:pPr>
              <w:rPr>
                <w:rFonts w:asciiTheme="majorEastAsia" w:eastAsiaTheme="majorEastAsia" w:hAnsiTheme="majorEastAsia"/>
                <w:lang w:val="vi-VN"/>
              </w:rPr>
            </w:pPr>
          </w:p>
        </w:tc>
      </w:tr>
      <w:tr w:rsidR="003E5358" w:rsidRPr="00103BAB" w:rsidTr="00D95F79">
        <w:tc>
          <w:tcPr>
            <w:tcW w:w="240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申出分類</w:t>
            </w:r>
          </w:p>
        </w:tc>
        <w:tc>
          <w:tcPr>
            <w:tcW w:w="124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3E5358" w:rsidRPr="00103BAB" w:rsidRDefault="003E5358" w:rsidP="00D95F79">
            <w:pPr>
              <w:jc w:val="center"/>
              <w:rPr>
                <w:rFonts w:asciiTheme="majorEastAsia" w:eastAsiaTheme="majorEastAsia" w:hAnsiTheme="majorEastAsia"/>
              </w:rPr>
            </w:pPr>
          </w:p>
        </w:tc>
        <w:tc>
          <w:tcPr>
            <w:tcW w:w="1020" w:type="dxa"/>
          </w:tcPr>
          <w:p w:rsidR="003E5358" w:rsidRPr="00103BAB" w:rsidRDefault="003E5358" w:rsidP="00D95F79">
            <w:pPr>
              <w:jc w:val="center"/>
              <w:rPr>
                <w:rFonts w:asciiTheme="majorEastAsia" w:eastAsiaTheme="majorEastAsia" w:hAnsiTheme="majorEastAsia"/>
                <w:color w:val="FF0000"/>
              </w:rPr>
            </w:pPr>
          </w:p>
        </w:tc>
        <w:tc>
          <w:tcPr>
            <w:tcW w:w="2719" w:type="dxa"/>
          </w:tcPr>
          <w:p w:rsidR="003E5358" w:rsidRPr="00103BAB" w:rsidRDefault="003E5358" w:rsidP="003E5358">
            <w:pPr>
              <w:rPr>
                <w:rFonts w:asciiTheme="majorEastAsia" w:eastAsiaTheme="majorEastAsia" w:hAnsiTheme="majorEastAsia"/>
                <w:lang w:val="vi-VN"/>
              </w:rPr>
            </w:pPr>
            <w:r w:rsidRPr="00103BAB">
              <w:rPr>
                <w:rStyle w:val="ac"/>
                <w:rFonts w:asciiTheme="majorEastAsia" w:eastAsiaTheme="majorEastAsia" w:hAnsiTheme="majorEastAsia" w:cs="Arial" w:hint="eastAsia"/>
                <w:bCs/>
                <w:i w:val="0"/>
                <w:iCs w:val="0"/>
                <w:color w:val="6A6A6A"/>
                <w:shd w:val="clear" w:color="auto" w:fill="FFFFFF"/>
              </w:rPr>
              <w:t>その受付情報</w:t>
            </w:r>
            <w:r w:rsidRPr="00103BAB">
              <w:rPr>
                <w:rFonts w:asciiTheme="majorEastAsia" w:eastAsiaTheme="majorEastAsia" w:hAnsiTheme="majorEastAsia" w:hint="eastAsia"/>
                <w:lang w:val="vi-VN"/>
              </w:rPr>
              <w:t>「申出（大）分類や申出（中）分類や申出（小）分類」を表示する</w:t>
            </w:r>
          </w:p>
        </w:tc>
        <w:tc>
          <w:tcPr>
            <w:tcW w:w="2491" w:type="dxa"/>
          </w:tcPr>
          <w:p w:rsidR="003E5358" w:rsidRPr="00103BAB" w:rsidRDefault="003E5358" w:rsidP="00D95F79">
            <w:pPr>
              <w:rPr>
                <w:rFonts w:asciiTheme="majorEastAsia" w:eastAsiaTheme="majorEastAsia" w:hAnsiTheme="majorEastAsia"/>
                <w:lang w:val="vi-VN"/>
              </w:rPr>
            </w:pPr>
          </w:p>
        </w:tc>
      </w:tr>
      <w:tr w:rsidR="003E5358" w:rsidRPr="00103BAB" w:rsidTr="00D95F79">
        <w:tc>
          <w:tcPr>
            <w:tcW w:w="240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商品名</w:t>
            </w:r>
          </w:p>
        </w:tc>
        <w:tc>
          <w:tcPr>
            <w:tcW w:w="1246" w:type="dxa"/>
          </w:tcPr>
          <w:p w:rsidR="003E5358" w:rsidRPr="00103BAB" w:rsidRDefault="00624FB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3E5358" w:rsidRPr="00103BAB" w:rsidRDefault="003E5358" w:rsidP="00D95F79">
            <w:pPr>
              <w:jc w:val="center"/>
              <w:rPr>
                <w:rFonts w:asciiTheme="majorEastAsia" w:eastAsiaTheme="majorEastAsia" w:hAnsiTheme="majorEastAsia"/>
              </w:rPr>
            </w:pPr>
          </w:p>
        </w:tc>
        <w:tc>
          <w:tcPr>
            <w:tcW w:w="1020" w:type="dxa"/>
          </w:tcPr>
          <w:p w:rsidR="003E5358" w:rsidRPr="00103BAB" w:rsidRDefault="003E5358" w:rsidP="00D95F79">
            <w:pPr>
              <w:jc w:val="center"/>
              <w:rPr>
                <w:rFonts w:asciiTheme="majorEastAsia" w:eastAsiaTheme="majorEastAsia" w:hAnsiTheme="majorEastAsia"/>
                <w:color w:val="FF0000"/>
              </w:rPr>
            </w:pPr>
          </w:p>
        </w:tc>
        <w:tc>
          <w:tcPr>
            <w:tcW w:w="2719" w:type="dxa"/>
          </w:tcPr>
          <w:p w:rsidR="003E5358" w:rsidRPr="00103BAB" w:rsidRDefault="003E5358" w:rsidP="003E5358">
            <w:pPr>
              <w:rPr>
                <w:rStyle w:val="ac"/>
                <w:rFonts w:asciiTheme="majorEastAsia" w:eastAsiaTheme="majorEastAsia" w:hAnsiTheme="majorEastAsia" w:cs="Arial"/>
                <w:bCs/>
                <w:i w:val="0"/>
                <w:iCs w:val="0"/>
                <w:color w:val="6A6A6A"/>
                <w:shd w:val="clear" w:color="auto" w:fill="FFFFFF"/>
              </w:rPr>
            </w:pPr>
            <w:r w:rsidRPr="00103BAB">
              <w:rPr>
                <w:rStyle w:val="ac"/>
                <w:rFonts w:asciiTheme="majorEastAsia" w:eastAsiaTheme="majorEastAsia" w:hAnsiTheme="majorEastAsia" w:cs="Arial" w:hint="eastAsia"/>
                <w:bCs/>
                <w:i w:val="0"/>
                <w:iCs w:val="0"/>
                <w:color w:val="6A6A6A"/>
                <w:shd w:val="clear" w:color="auto" w:fill="FFFFFF"/>
              </w:rPr>
              <w:t>その受付情報</w:t>
            </w:r>
            <w:r w:rsidRPr="00103BAB">
              <w:rPr>
                <w:rFonts w:asciiTheme="majorEastAsia" w:eastAsiaTheme="majorEastAsia" w:hAnsiTheme="majorEastAsia" w:hint="eastAsia"/>
                <w:lang w:val="vi-VN"/>
              </w:rPr>
              <w:t>「商品（大）分類や商品（中）分類や商品（小）分類や商品名」を表示する</w:t>
            </w:r>
          </w:p>
        </w:tc>
        <w:tc>
          <w:tcPr>
            <w:tcW w:w="2491" w:type="dxa"/>
          </w:tcPr>
          <w:p w:rsidR="003E5358" w:rsidRPr="00103BAB" w:rsidRDefault="003E5358" w:rsidP="00D95F79">
            <w:pPr>
              <w:rPr>
                <w:rFonts w:asciiTheme="majorEastAsia" w:eastAsiaTheme="majorEastAsia" w:hAnsiTheme="majorEastAsia"/>
              </w:rPr>
            </w:pPr>
          </w:p>
        </w:tc>
      </w:tr>
      <w:tr w:rsidR="00624FBC" w:rsidRPr="00103BAB" w:rsidTr="00D95F79">
        <w:tc>
          <w:tcPr>
            <w:tcW w:w="2406" w:type="dxa"/>
          </w:tcPr>
          <w:p w:rsidR="00624FBC" w:rsidRPr="00103BAB" w:rsidRDefault="00624FB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申出内容</w:t>
            </w:r>
          </w:p>
        </w:tc>
        <w:tc>
          <w:tcPr>
            <w:tcW w:w="1246" w:type="dxa"/>
          </w:tcPr>
          <w:p w:rsidR="00624FBC" w:rsidRPr="00103BAB" w:rsidRDefault="00624FB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624FBC" w:rsidRPr="00103BAB" w:rsidRDefault="00624FBC" w:rsidP="00D95F79">
            <w:pPr>
              <w:jc w:val="center"/>
              <w:rPr>
                <w:rFonts w:asciiTheme="majorEastAsia" w:eastAsiaTheme="majorEastAsia" w:hAnsiTheme="majorEastAsia"/>
              </w:rPr>
            </w:pPr>
          </w:p>
        </w:tc>
        <w:tc>
          <w:tcPr>
            <w:tcW w:w="1020" w:type="dxa"/>
          </w:tcPr>
          <w:p w:rsidR="00624FBC" w:rsidRPr="00103BAB" w:rsidRDefault="00624FBC" w:rsidP="00D95F79">
            <w:pPr>
              <w:jc w:val="center"/>
              <w:rPr>
                <w:rFonts w:asciiTheme="majorEastAsia" w:eastAsiaTheme="majorEastAsia" w:hAnsiTheme="majorEastAsia"/>
                <w:color w:val="FF0000"/>
              </w:rPr>
            </w:pPr>
          </w:p>
        </w:tc>
        <w:tc>
          <w:tcPr>
            <w:tcW w:w="2719" w:type="dxa"/>
          </w:tcPr>
          <w:p w:rsidR="00624FBC" w:rsidRPr="00103BAB" w:rsidRDefault="00624FBC" w:rsidP="003E5358">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lang w:val="vi-VN"/>
              </w:rPr>
              <w:t>その案件の申出内容を表示する</w:t>
            </w:r>
          </w:p>
        </w:tc>
        <w:tc>
          <w:tcPr>
            <w:tcW w:w="2491" w:type="dxa"/>
          </w:tcPr>
          <w:p w:rsidR="00624FBC" w:rsidRPr="00103BAB" w:rsidRDefault="00624FBC" w:rsidP="00D95F79">
            <w:pPr>
              <w:rPr>
                <w:rFonts w:asciiTheme="majorEastAsia" w:eastAsiaTheme="majorEastAsia" w:hAnsiTheme="majorEastAsia"/>
              </w:rPr>
            </w:pPr>
          </w:p>
        </w:tc>
      </w:tr>
    </w:tbl>
    <w:p w:rsidR="00AB6D21" w:rsidRPr="00103BAB" w:rsidRDefault="00AB6D21" w:rsidP="00AB6D21">
      <w:pPr>
        <w:rPr>
          <w:rFonts w:asciiTheme="majorEastAsia" w:eastAsiaTheme="majorEastAsia" w:hAnsiTheme="majorEastAsia"/>
          <w:noProof/>
          <w:lang w:val="vi-VN"/>
        </w:rPr>
      </w:pPr>
    </w:p>
    <w:p w:rsidR="00CE755D" w:rsidRPr="00103BAB" w:rsidRDefault="00A0683A" w:rsidP="005F2E1A">
      <w:pPr>
        <w:pStyle w:val="1"/>
        <w:numPr>
          <w:ilvl w:val="0"/>
          <w:numId w:val="7"/>
        </w:numPr>
        <w:ind w:left="851"/>
        <w:rPr>
          <w:rFonts w:asciiTheme="majorEastAsia" w:hAnsiTheme="majorEastAsia"/>
          <w:noProof/>
        </w:rPr>
      </w:pPr>
      <w:bookmarkStart w:id="38" w:name="_Toc483178702"/>
      <w:r w:rsidRPr="00103BAB">
        <w:rPr>
          <w:rFonts w:asciiTheme="majorEastAsia" w:hAnsiTheme="majorEastAsia" w:hint="eastAsia"/>
          <w:noProof/>
        </w:rPr>
        <w:lastRenderedPageBreak/>
        <mc:AlternateContent>
          <mc:Choice Requires="wps">
            <w:drawing>
              <wp:anchor distT="0" distB="0" distL="114300" distR="114300" simplePos="0" relativeHeight="251827200" behindDoc="0" locked="0" layoutInCell="1" allowOverlap="1" wp14:anchorId="6D33E559" wp14:editId="7AF28B5A">
                <wp:simplePos x="0" y="0"/>
                <wp:positionH relativeFrom="column">
                  <wp:posOffset>980440</wp:posOffset>
                </wp:positionH>
                <wp:positionV relativeFrom="paragraph">
                  <wp:posOffset>1782445</wp:posOffset>
                </wp:positionV>
                <wp:extent cx="485775" cy="485775"/>
                <wp:effectExtent l="0" t="0" r="0" b="0"/>
                <wp:wrapNone/>
                <wp:docPr id="232" name="七角形 23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CE755D" w:rsidRDefault="00A95465" w:rsidP="00CE755D">
                            <w:pPr>
                              <w:jc w:val="center"/>
                              <w:rPr>
                                <w:rFonts w:ascii="Arial" w:hAnsi="Arial"/>
                                <w:b/>
                                <w:color w:val="FF0000"/>
                                <w:sz w:val="24"/>
                                <w:szCs w:val="24"/>
                                <w:lang w:val="vi-VN"/>
                              </w:rPr>
                            </w:pPr>
                            <w:r>
                              <w:rPr>
                                <w:rFonts w:ascii="Arial" w:hAnsi="Arial" w:hint="eastAsia"/>
                                <w:b/>
                                <w:color w:val="FF0000"/>
                                <w:sz w:val="24"/>
                                <w:szCs w:val="24"/>
                                <w:lang w:val="vi-VN"/>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2" o:spid="_x0000_s1087" style="position:absolute;left:0;text-align:left;margin-left:77.2pt;margin-top:140.35pt;width:38.25pt;height:38.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CE755D" w:rsidRDefault="00A95465" w:rsidP="00CE755D">
                      <w:pPr>
                        <w:jc w:val="center"/>
                        <w:rPr>
                          <w:rFonts w:ascii="Arial" w:hAnsi="Arial"/>
                          <w:b/>
                          <w:color w:val="FF0000"/>
                          <w:sz w:val="24"/>
                          <w:szCs w:val="24"/>
                          <w:lang w:val="vi-VN"/>
                        </w:rPr>
                      </w:pPr>
                      <w:r>
                        <w:rPr>
                          <w:rFonts w:ascii="Arial" w:hAnsi="Arial" w:hint="eastAsia"/>
                          <w:b/>
                          <w:color w:val="FF0000"/>
                          <w:sz w:val="24"/>
                          <w:szCs w:val="24"/>
                          <w:lang w:val="vi-VN"/>
                        </w:rPr>
                        <w:t>２</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825152" behindDoc="0" locked="0" layoutInCell="1" allowOverlap="1" wp14:anchorId="45D8FDD9" wp14:editId="308F34F1">
                <wp:simplePos x="0" y="0"/>
                <wp:positionH relativeFrom="column">
                  <wp:posOffset>1704340</wp:posOffset>
                </wp:positionH>
                <wp:positionV relativeFrom="paragraph">
                  <wp:posOffset>1744345</wp:posOffset>
                </wp:positionV>
                <wp:extent cx="485775" cy="485775"/>
                <wp:effectExtent l="0" t="0" r="0" b="0"/>
                <wp:wrapNone/>
                <wp:docPr id="231" name="七角形 23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CE755D">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1" o:spid="_x0000_s1088" style="position:absolute;left:0;text-align:left;margin-left:134.2pt;margin-top:137.35pt;width:38.25pt;height:38.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CE755D">
                      <w:pPr>
                        <w:jc w:val="center"/>
                        <w:rPr>
                          <w:b/>
                          <w:color w:val="FF0000"/>
                          <w:sz w:val="24"/>
                          <w:szCs w:val="24"/>
                        </w:rPr>
                      </w:pPr>
                      <w:r w:rsidRPr="00673E52">
                        <w:rPr>
                          <w:rFonts w:hint="eastAsia"/>
                          <w:b/>
                          <w:color w:val="FF0000"/>
                          <w:sz w:val="24"/>
                          <w:szCs w:val="24"/>
                        </w:rPr>
                        <w:t>1</w:t>
                      </w:r>
                    </w:p>
                  </w:txbxContent>
                </v:textbox>
              </v:shape>
            </w:pict>
          </mc:Fallback>
        </mc:AlternateContent>
      </w:r>
      <w:r w:rsidR="00836D58" w:rsidRPr="00103BAB">
        <w:rPr>
          <w:rFonts w:asciiTheme="majorEastAsia" w:hAnsiTheme="majorEastAsia"/>
          <w:noProof/>
        </w:rPr>
        <w:drawing>
          <wp:anchor distT="0" distB="0" distL="114300" distR="114300" simplePos="0" relativeHeight="251823104" behindDoc="0" locked="0" layoutInCell="1" allowOverlap="1" wp14:anchorId="00EEC37E" wp14:editId="62CE6641">
            <wp:simplePos x="0" y="0"/>
            <wp:positionH relativeFrom="column">
              <wp:posOffset>1226185</wp:posOffset>
            </wp:positionH>
            <wp:positionV relativeFrom="paragraph">
              <wp:posOffset>262255</wp:posOffset>
            </wp:positionV>
            <wp:extent cx="4425950" cy="5086350"/>
            <wp:effectExtent l="0" t="0" r="0" b="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425950" cy="5086350"/>
                    </a:xfrm>
                    <a:prstGeom prst="rect">
                      <a:avLst/>
                    </a:prstGeom>
                  </pic:spPr>
                </pic:pic>
              </a:graphicData>
            </a:graphic>
            <wp14:sizeRelH relativeFrom="page">
              <wp14:pctWidth>0</wp14:pctWidth>
            </wp14:sizeRelH>
            <wp14:sizeRelV relativeFrom="page">
              <wp14:pctHeight>0</wp14:pctHeight>
            </wp14:sizeRelV>
          </wp:anchor>
        </w:drawing>
      </w:r>
      <w:r w:rsidR="00380EDA" w:rsidRPr="00103BAB">
        <w:rPr>
          <w:rFonts w:asciiTheme="majorEastAsia" w:hAnsiTheme="majorEastAsia" w:hint="eastAsia"/>
          <w:lang w:val="vi-VN"/>
        </w:rPr>
        <w:t>特殊顧客　機能や概要</w:t>
      </w:r>
      <w:bookmarkEnd w:id="38"/>
    </w:p>
    <w:p w:rsidR="00CE755D" w:rsidRPr="00103BAB" w:rsidRDefault="00CE755D" w:rsidP="00CE755D">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CE755D" w:rsidRPr="00103BAB" w:rsidTr="00CE755D">
        <w:tc>
          <w:tcPr>
            <w:tcW w:w="10847" w:type="dxa"/>
            <w:gridSpan w:val="6"/>
          </w:tcPr>
          <w:p w:rsidR="00CE755D" w:rsidRPr="00103BAB" w:rsidRDefault="00CE755D" w:rsidP="00CE755D">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顧客履歴一覧</w:t>
            </w:r>
          </w:p>
        </w:tc>
      </w:tr>
      <w:tr w:rsidR="00CE755D" w:rsidRPr="00103BAB" w:rsidTr="00CE755D">
        <w:tc>
          <w:tcPr>
            <w:tcW w:w="2406" w:type="dxa"/>
            <w:shd w:val="clear" w:color="auto" w:fill="92D050"/>
          </w:tcPr>
          <w:p w:rsidR="00CE755D" w:rsidRPr="00103BAB" w:rsidRDefault="00CE755D"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CE755D" w:rsidRPr="00103BAB" w:rsidRDefault="00CE755D"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CE755D" w:rsidRPr="00103BAB" w:rsidRDefault="00CE755D"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CE755D" w:rsidRPr="00103BAB" w:rsidTr="00CE755D">
        <w:tc>
          <w:tcPr>
            <w:tcW w:w="2406" w:type="dxa"/>
          </w:tcPr>
          <w:p w:rsidR="00CE755D" w:rsidRPr="00103BAB" w:rsidRDefault="00CE755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rPr>
              <w:t>特殊顧客ID</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特集顧客IDを表示する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2335AF45" wp14:editId="5D91BF55">
                  <wp:extent cx="965200" cy="330200"/>
                  <wp:effectExtent l="0" t="0" r="635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965200" cy="330200"/>
                          </a:xfrm>
                          <a:prstGeom prst="rect">
                            <a:avLst/>
                          </a:prstGeom>
                        </pic:spPr>
                      </pic:pic>
                    </a:graphicData>
                  </a:graphic>
                </wp:inline>
              </w:drawing>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リンク</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No.1をクリックしたら、新しくWindownsを開く、クリックした受付情報の詳細画面を表示する</w:t>
            </w:r>
          </w:p>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No.2をクリックしたら、クリックした特殊顧客情報をコピーし、顧客情報Tabにデータを反映する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noProof/>
              </w:rPr>
            </w:pPr>
            <w:r w:rsidRPr="00103BAB">
              <w:rPr>
                <w:rFonts w:asciiTheme="majorEastAsia" w:eastAsiaTheme="majorEastAsia" w:hAnsiTheme="majorEastAsia" w:hint="eastAsia"/>
                <w:noProof/>
              </w:rPr>
              <w:t>特集顧客種類</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w:t>
            </w:r>
            <w:r w:rsidRPr="00103BAB">
              <w:rPr>
                <w:rFonts w:asciiTheme="majorEastAsia" w:eastAsiaTheme="majorEastAsia" w:hAnsiTheme="majorEastAsia" w:hint="eastAsia"/>
                <w:lang w:val="vi-VN"/>
              </w:rPr>
              <w:t>の</w:t>
            </w:r>
            <w:r w:rsidRPr="00103BAB">
              <w:rPr>
                <w:rFonts w:asciiTheme="majorEastAsia" w:eastAsiaTheme="majorEastAsia" w:hAnsiTheme="majorEastAsia" w:hint="eastAsia"/>
                <w:noProof/>
              </w:rPr>
              <w:t>特集顧客</w:t>
            </w:r>
            <w:r w:rsidRPr="00103BAB">
              <w:rPr>
                <w:rFonts w:asciiTheme="majorEastAsia" w:eastAsiaTheme="majorEastAsia" w:hAnsiTheme="majorEastAsia" w:hint="eastAsia"/>
                <w:lang w:val="vi-VN"/>
              </w:rPr>
              <w:t>を表示する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noProof/>
              </w:rPr>
            </w:pPr>
            <w:r w:rsidRPr="00103BAB">
              <w:rPr>
                <w:rFonts w:asciiTheme="majorEastAsia" w:eastAsiaTheme="majorEastAsia" w:hAnsiTheme="majorEastAsia" w:hint="eastAsia"/>
                <w:lang w:val="vi-VN"/>
              </w:rPr>
              <w:t>氏名（漢字）</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w:t>
            </w:r>
            <w:r w:rsidR="00CE755D" w:rsidRPr="00103BAB">
              <w:rPr>
                <w:rFonts w:asciiTheme="majorEastAsia" w:eastAsiaTheme="majorEastAsia" w:hAnsiTheme="majorEastAsia" w:hint="eastAsia"/>
                <w:lang w:val="vi-VN"/>
              </w:rPr>
              <w:t>の</w:t>
            </w:r>
            <w:r w:rsidRPr="00103BAB">
              <w:rPr>
                <w:rFonts w:asciiTheme="majorEastAsia" w:eastAsiaTheme="majorEastAsia" w:hAnsiTheme="majorEastAsia" w:hint="eastAsia"/>
                <w:lang w:val="vi-VN"/>
              </w:rPr>
              <w:t>氏名（漢字）</w:t>
            </w:r>
            <w:r w:rsidR="00CE755D" w:rsidRPr="00103BAB">
              <w:rPr>
                <w:rFonts w:asciiTheme="majorEastAsia" w:eastAsiaTheme="majorEastAsia" w:hAnsiTheme="majorEastAsia" w:hint="eastAsia"/>
                <w:lang w:val="vi-VN"/>
              </w:rPr>
              <w:t>を</w:t>
            </w:r>
            <w:r w:rsidR="00CE755D" w:rsidRPr="00103BAB">
              <w:rPr>
                <w:rFonts w:asciiTheme="majorEastAsia" w:eastAsiaTheme="majorEastAsia" w:hAnsiTheme="majorEastAsia" w:hint="eastAsia"/>
                <w:lang w:val="vi-VN"/>
              </w:rPr>
              <w:lastRenderedPageBreak/>
              <w:t>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氏名（カナ）</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w:t>
            </w:r>
            <w:r w:rsidR="00CE755D" w:rsidRPr="00103BAB">
              <w:rPr>
                <w:rFonts w:asciiTheme="majorEastAsia" w:eastAsiaTheme="majorEastAsia" w:hAnsiTheme="majorEastAsia" w:hint="eastAsia"/>
                <w:lang w:val="vi-VN"/>
              </w:rPr>
              <w:t>の</w:t>
            </w:r>
            <w:r w:rsidRPr="00103BAB">
              <w:rPr>
                <w:rFonts w:asciiTheme="majorEastAsia" w:eastAsiaTheme="majorEastAsia" w:hAnsiTheme="majorEastAsia" w:hint="eastAsia"/>
                <w:lang w:val="vi-VN"/>
              </w:rPr>
              <w:t>氏名（カナ）</w:t>
            </w:r>
            <w:r w:rsidR="00CE755D" w:rsidRPr="00103BAB">
              <w:rPr>
                <w:rFonts w:asciiTheme="majorEastAsia" w:eastAsiaTheme="majorEastAsia" w:hAnsiTheme="majorEastAsia" w:hint="eastAsia"/>
                <w:lang w:val="vi-VN"/>
              </w:rPr>
              <w:t>を表示する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郵便番号</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hint="eastAsia"/>
                <w:lang w:val="vi-VN"/>
              </w:rPr>
              <w:t>郵便番号</w:t>
            </w:r>
            <w:r w:rsidR="00CE755D" w:rsidRPr="00103BAB">
              <w:rPr>
                <w:rFonts w:asciiTheme="majorEastAsia" w:eastAsiaTheme="majorEastAsia" w:hAnsiTheme="majorEastAsia" w:hint="eastAsia"/>
                <w:lang w:val="vi-VN"/>
              </w:rPr>
              <w:t>を表示する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都道府県</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hint="eastAsia"/>
                <w:lang w:val="vi-VN"/>
              </w:rPr>
              <w:t>都道府県</w:t>
            </w:r>
            <w:r w:rsidR="00CE755D" w:rsidRPr="00103BAB">
              <w:rPr>
                <w:rFonts w:asciiTheme="majorEastAsia" w:eastAsiaTheme="majorEastAsia" w:hAnsiTheme="majorEastAsia" w:hint="eastAsia"/>
                <w:lang w:val="vi-VN"/>
              </w:rPr>
              <w:t>を表示する</w:t>
            </w:r>
          </w:p>
        </w:tc>
        <w:tc>
          <w:tcPr>
            <w:tcW w:w="2491" w:type="dxa"/>
          </w:tcPr>
          <w:p w:rsidR="00CE755D" w:rsidRPr="00103BAB" w:rsidRDefault="00CE755D" w:rsidP="00CE755D">
            <w:pPr>
              <w:rPr>
                <w:rFonts w:asciiTheme="majorEastAsia" w:eastAsiaTheme="majorEastAsia" w:hAnsiTheme="majorEastAsia"/>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住所</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hint="eastAsia"/>
                <w:lang w:val="vi-VN"/>
              </w:rPr>
              <w:t>住所</w:t>
            </w:r>
            <w:r w:rsidR="000A0C53" w:rsidRPr="00103BAB">
              <w:rPr>
                <w:rFonts w:asciiTheme="majorEastAsia" w:eastAsiaTheme="majorEastAsia" w:hAnsiTheme="majorEastAsia" w:hint="eastAsia"/>
                <w:noProof/>
              </w:rPr>
              <w:t>を</w:t>
            </w:r>
            <w:r w:rsidR="00CE755D" w:rsidRPr="00103BAB">
              <w:rPr>
                <w:rFonts w:asciiTheme="majorEastAsia" w:eastAsiaTheme="majorEastAsia" w:hAnsiTheme="majorEastAsia" w:hint="eastAsia"/>
                <w:lang w:val="vi-VN"/>
              </w:rPr>
              <w:t>表示する</w:t>
            </w:r>
          </w:p>
        </w:tc>
        <w:tc>
          <w:tcPr>
            <w:tcW w:w="2491" w:type="dxa"/>
          </w:tcPr>
          <w:p w:rsidR="00CE755D" w:rsidRPr="00103BAB" w:rsidRDefault="00CE755D" w:rsidP="00CE755D">
            <w:pPr>
              <w:rPr>
                <w:rFonts w:asciiTheme="majorEastAsia" w:eastAsiaTheme="majorEastAsia" w:hAnsiTheme="majorEastAsia"/>
              </w:rPr>
            </w:pPr>
          </w:p>
        </w:tc>
      </w:tr>
      <w:tr w:rsidR="00B737F9" w:rsidRPr="00103BAB" w:rsidTr="00CE755D">
        <w:tc>
          <w:tcPr>
            <w:tcW w:w="240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電話番号</w:t>
            </w:r>
          </w:p>
        </w:tc>
        <w:tc>
          <w:tcPr>
            <w:tcW w:w="124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B737F9" w:rsidRPr="00103BAB" w:rsidRDefault="00B737F9" w:rsidP="00CE755D">
            <w:pPr>
              <w:jc w:val="center"/>
              <w:rPr>
                <w:rFonts w:asciiTheme="majorEastAsia" w:eastAsiaTheme="majorEastAsia" w:hAnsiTheme="majorEastAsia"/>
              </w:rPr>
            </w:pPr>
          </w:p>
        </w:tc>
        <w:tc>
          <w:tcPr>
            <w:tcW w:w="1020" w:type="dxa"/>
          </w:tcPr>
          <w:p w:rsidR="00B737F9" w:rsidRPr="00103BAB" w:rsidRDefault="00B737F9" w:rsidP="00CE755D">
            <w:pPr>
              <w:jc w:val="center"/>
              <w:rPr>
                <w:rFonts w:asciiTheme="majorEastAsia" w:eastAsiaTheme="majorEastAsia" w:hAnsiTheme="majorEastAsia"/>
                <w:color w:val="FF0000"/>
              </w:rPr>
            </w:pPr>
          </w:p>
        </w:tc>
        <w:tc>
          <w:tcPr>
            <w:tcW w:w="2719" w:type="dxa"/>
          </w:tcPr>
          <w:p w:rsidR="00B737F9" w:rsidRPr="00103BAB" w:rsidRDefault="00B737F9" w:rsidP="005F2E1A">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000A0C53" w:rsidRPr="00103BAB">
              <w:rPr>
                <w:rFonts w:asciiTheme="majorEastAsia" w:eastAsiaTheme="majorEastAsia" w:hAnsiTheme="majorEastAsia" w:hint="eastAsia"/>
                <w:lang w:val="vi-VN"/>
              </w:rPr>
              <w:t>電話番号</w:t>
            </w:r>
            <w:r w:rsidR="000A0C53" w:rsidRPr="00103BAB">
              <w:rPr>
                <w:rFonts w:asciiTheme="majorEastAsia" w:eastAsiaTheme="majorEastAsia" w:hAnsiTheme="majorEastAsia" w:hint="eastAsia"/>
                <w:noProof/>
              </w:rPr>
              <w:t>を</w:t>
            </w:r>
            <w:r w:rsidRPr="00103BAB">
              <w:rPr>
                <w:rFonts w:asciiTheme="majorEastAsia" w:eastAsiaTheme="majorEastAsia" w:hAnsiTheme="majorEastAsia" w:hint="eastAsia"/>
                <w:lang w:val="vi-VN"/>
              </w:rPr>
              <w:t>表示する</w:t>
            </w:r>
          </w:p>
        </w:tc>
        <w:tc>
          <w:tcPr>
            <w:tcW w:w="2491" w:type="dxa"/>
          </w:tcPr>
          <w:p w:rsidR="00B737F9" w:rsidRPr="00103BAB" w:rsidRDefault="00B737F9" w:rsidP="00CE755D">
            <w:pPr>
              <w:rPr>
                <w:rFonts w:asciiTheme="majorEastAsia" w:eastAsiaTheme="majorEastAsia" w:hAnsiTheme="majorEastAsia"/>
              </w:rPr>
            </w:pPr>
          </w:p>
        </w:tc>
      </w:tr>
      <w:tr w:rsidR="00B737F9" w:rsidRPr="00103BAB" w:rsidTr="00CE755D">
        <w:tc>
          <w:tcPr>
            <w:tcW w:w="240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携帯番号</w:t>
            </w:r>
          </w:p>
        </w:tc>
        <w:tc>
          <w:tcPr>
            <w:tcW w:w="124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B737F9" w:rsidRPr="00103BAB" w:rsidRDefault="00B737F9" w:rsidP="00CE755D">
            <w:pPr>
              <w:jc w:val="center"/>
              <w:rPr>
                <w:rFonts w:asciiTheme="majorEastAsia" w:eastAsiaTheme="majorEastAsia" w:hAnsiTheme="majorEastAsia"/>
              </w:rPr>
            </w:pPr>
          </w:p>
        </w:tc>
        <w:tc>
          <w:tcPr>
            <w:tcW w:w="1020" w:type="dxa"/>
          </w:tcPr>
          <w:p w:rsidR="00B737F9" w:rsidRPr="00103BAB" w:rsidRDefault="00B737F9" w:rsidP="00CE755D">
            <w:pPr>
              <w:jc w:val="center"/>
              <w:rPr>
                <w:rFonts w:asciiTheme="majorEastAsia" w:eastAsiaTheme="majorEastAsia" w:hAnsiTheme="majorEastAsia"/>
                <w:color w:val="FF0000"/>
              </w:rPr>
            </w:pPr>
          </w:p>
        </w:tc>
        <w:tc>
          <w:tcPr>
            <w:tcW w:w="2719" w:type="dxa"/>
          </w:tcPr>
          <w:p w:rsidR="00B737F9" w:rsidRPr="00103BAB" w:rsidRDefault="00B737F9" w:rsidP="005F2E1A">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hint="eastAsia"/>
                <w:lang w:val="vi-VN"/>
              </w:rPr>
              <w:t>携帯番号</w:t>
            </w:r>
            <w:r w:rsidR="00DE11BA">
              <w:rPr>
                <w:rFonts w:asciiTheme="majorEastAsia" w:eastAsiaTheme="majorEastAsia" w:hAnsiTheme="majorEastAsia" w:hint="eastAsia"/>
                <w:noProof/>
              </w:rPr>
              <w:t>を</w:t>
            </w:r>
            <w:r w:rsidRPr="00103BAB">
              <w:rPr>
                <w:rFonts w:asciiTheme="majorEastAsia" w:eastAsiaTheme="majorEastAsia" w:hAnsiTheme="majorEastAsia" w:hint="eastAsia"/>
                <w:lang w:val="vi-VN"/>
              </w:rPr>
              <w:t>表示する</w:t>
            </w:r>
          </w:p>
        </w:tc>
        <w:tc>
          <w:tcPr>
            <w:tcW w:w="2491" w:type="dxa"/>
          </w:tcPr>
          <w:p w:rsidR="00B737F9" w:rsidRPr="00103BAB" w:rsidRDefault="00B737F9" w:rsidP="00CE755D">
            <w:pPr>
              <w:rPr>
                <w:rFonts w:asciiTheme="majorEastAsia" w:eastAsiaTheme="majorEastAsia" w:hAnsiTheme="majorEastAsia"/>
              </w:rPr>
            </w:pPr>
          </w:p>
        </w:tc>
      </w:tr>
      <w:tr w:rsidR="00B737F9" w:rsidRPr="00103BAB" w:rsidTr="00CE755D">
        <w:tc>
          <w:tcPr>
            <w:tcW w:w="240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bCs/>
                <w:sz w:val="18"/>
                <w:szCs w:val="18"/>
                <w:shd w:val="clear" w:color="auto" w:fill="FFFFFF"/>
              </w:rPr>
              <w:t>ﾒｰﾙｱﾄﾞﾚｽ</w:t>
            </w:r>
          </w:p>
        </w:tc>
        <w:tc>
          <w:tcPr>
            <w:tcW w:w="124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B737F9" w:rsidRPr="00103BAB" w:rsidRDefault="00B737F9" w:rsidP="00CE755D">
            <w:pPr>
              <w:jc w:val="center"/>
              <w:rPr>
                <w:rFonts w:asciiTheme="majorEastAsia" w:eastAsiaTheme="majorEastAsia" w:hAnsiTheme="majorEastAsia"/>
              </w:rPr>
            </w:pPr>
          </w:p>
        </w:tc>
        <w:tc>
          <w:tcPr>
            <w:tcW w:w="1020" w:type="dxa"/>
          </w:tcPr>
          <w:p w:rsidR="00B737F9" w:rsidRPr="00103BAB" w:rsidRDefault="00B737F9" w:rsidP="00CE755D">
            <w:pPr>
              <w:jc w:val="center"/>
              <w:rPr>
                <w:rFonts w:asciiTheme="majorEastAsia" w:eastAsiaTheme="majorEastAsia" w:hAnsiTheme="majorEastAsia"/>
                <w:color w:val="FF0000"/>
              </w:rPr>
            </w:pPr>
          </w:p>
        </w:tc>
        <w:tc>
          <w:tcPr>
            <w:tcW w:w="2719" w:type="dxa"/>
          </w:tcPr>
          <w:p w:rsidR="00B737F9" w:rsidRPr="00103BAB" w:rsidRDefault="00B737F9" w:rsidP="005F2E1A">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bCs/>
                <w:sz w:val="18"/>
                <w:szCs w:val="18"/>
                <w:shd w:val="clear" w:color="auto" w:fill="FFFFFF"/>
              </w:rPr>
              <w:t>ﾒｰﾙｱﾄﾞﾚｽ</w:t>
            </w:r>
            <w:r w:rsidR="00DE11BA">
              <w:rPr>
                <w:rFonts w:asciiTheme="majorEastAsia" w:eastAsiaTheme="majorEastAsia" w:hAnsiTheme="majorEastAsia" w:hint="eastAsia"/>
                <w:noProof/>
              </w:rPr>
              <w:t>を</w:t>
            </w:r>
            <w:r w:rsidRPr="00103BAB">
              <w:rPr>
                <w:rFonts w:asciiTheme="majorEastAsia" w:eastAsiaTheme="majorEastAsia" w:hAnsiTheme="majorEastAsia" w:hint="eastAsia"/>
                <w:lang w:val="vi-VN"/>
              </w:rPr>
              <w:t>表示する</w:t>
            </w:r>
          </w:p>
        </w:tc>
        <w:tc>
          <w:tcPr>
            <w:tcW w:w="2491" w:type="dxa"/>
          </w:tcPr>
          <w:p w:rsidR="00B737F9" w:rsidRPr="00103BAB" w:rsidRDefault="00B737F9" w:rsidP="00CE755D">
            <w:pPr>
              <w:rPr>
                <w:rFonts w:asciiTheme="majorEastAsia" w:eastAsiaTheme="majorEastAsia" w:hAnsiTheme="majorEastAsia"/>
              </w:rPr>
            </w:pPr>
          </w:p>
        </w:tc>
      </w:tr>
    </w:tbl>
    <w:p w:rsidR="00380EDA" w:rsidRPr="00103BAB" w:rsidRDefault="00380EDA" w:rsidP="00AB6D21">
      <w:pPr>
        <w:rPr>
          <w:rFonts w:asciiTheme="majorEastAsia" w:eastAsiaTheme="majorEastAsia" w:hAnsiTheme="majorEastAsia"/>
          <w:noProof/>
          <w:lang w:val="vi-VN"/>
        </w:rPr>
      </w:pPr>
    </w:p>
    <w:p w:rsidR="004A45AA" w:rsidRPr="00103BAB" w:rsidRDefault="004A45AA" w:rsidP="004A45AA">
      <w:pPr>
        <w:pStyle w:val="1"/>
        <w:numPr>
          <w:ilvl w:val="0"/>
          <w:numId w:val="8"/>
        </w:numPr>
        <w:rPr>
          <w:rFonts w:asciiTheme="majorEastAsia" w:hAnsiTheme="majorEastAsia"/>
          <w:lang w:val="vi-VN"/>
        </w:rPr>
      </w:pPr>
      <w:bookmarkStart w:id="39" w:name="_Toc483178703"/>
      <w:r w:rsidRPr="00103BAB">
        <w:rPr>
          <w:rFonts w:asciiTheme="majorEastAsia" w:hAnsiTheme="majorEastAsia" w:hint="eastAsia"/>
          <w:lang w:val="vi-VN"/>
        </w:rPr>
        <w:t>特殊顧客情報オバレーイ（新規、編集）</w:t>
      </w:r>
      <w:bookmarkEnd w:id="39"/>
    </w:p>
    <w:p w:rsidR="004A45AA" w:rsidRPr="00103BAB" w:rsidRDefault="004A45AA" w:rsidP="00AB6D21">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3B6614D8" wp14:editId="563A6AB3">
            <wp:extent cx="6711950" cy="5066239"/>
            <wp:effectExtent l="0" t="0" r="0" b="127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712956" cy="5066999"/>
                    </a:xfrm>
                    <a:prstGeom prst="rect">
                      <a:avLst/>
                    </a:prstGeom>
                  </pic:spPr>
                </pic:pic>
              </a:graphicData>
            </a:graphic>
          </wp:inline>
        </w:drawing>
      </w:r>
    </w:p>
    <w:p w:rsidR="004A45AA" w:rsidRPr="00103BAB" w:rsidRDefault="004A45AA" w:rsidP="00AB6D21">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4A45AA" w:rsidRPr="00103BAB" w:rsidTr="004A45AA">
        <w:tc>
          <w:tcPr>
            <w:tcW w:w="10847" w:type="dxa"/>
            <w:gridSpan w:val="6"/>
          </w:tcPr>
          <w:p w:rsidR="004A45AA" w:rsidRPr="00103BAB" w:rsidRDefault="004A45AA" w:rsidP="004A45AA">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特殊顧客</w:t>
            </w:r>
          </w:p>
        </w:tc>
      </w:tr>
      <w:tr w:rsidR="004A45AA" w:rsidRPr="00103BAB" w:rsidTr="004A45AA">
        <w:tc>
          <w:tcPr>
            <w:tcW w:w="2406" w:type="dxa"/>
            <w:shd w:val="clear" w:color="auto" w:fill="92D050"/>
          </w:tcPr>
          <w:p w:rsidR="004A45AA" w:rsidRPr="00103BAB" w:rsidRDefault="004A45AA"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4A45AA" w:rsidRPr="00103BAB" w:rsidRDefault="004A45AA"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4A45AA" w:rsidRPr="00103BAB" w:rsidRDefault="004A45AA"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4A45AA" w:rsidRPr="00103BAB" w:rsidTr="004A45AA">
        <w:tc>
          <w:tcPr>
            <w:tcW w:w="2406" w:type="dxa"/>
          </w:tcPr>
          <w:p w:rsidR="004A45AA" w:rsidRPr="00103BAB" w:rsidRDefault="004A45AA" w:rsidP="004A45AA">
            <w:pPr>
              <w:rPr>
                <w:rFonts w:asciiTheme="majorEastAsia" w:eastAsiaTheme="majorEastAsia" w:hAnsiTheme="majorEastAsia"/>
                <w:noProof/>
                <w:lang w:val="vi-VN"/>
              </w:rPr>
            </w:pPr>
            <w:r w:rsidRPr="00103BAB">
              <w:rPr>
                <w:rFonts w:asciiTheme="majorEastAsia" w:eastAsiaTheme="majorEastAsia" w:hAnsiTheme="majorEastAsia" w:hint="eastAsia"/>
                <w:noProof/>
              </w:rPr>
              <w:t>申出者分類</w:t>
            </w:r>
          </w:p>
        </w:tc>
        <w:tc>
          <w:tcPr>
            <w:tcW w:w="1246" w:type="dxa"/>
          </w:tcPr>
          <w:p w:rsidR="004A45AA" w:rsidRPr="00103BAB" w:rsidRDefault="004A45AA"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4A45AA" w:rsidRPr="00103BAB" w:rsidRDefault="004A45AA" w:rsidP="004A45AA">
            <w:pPr>
              <w:jc w:val="center"/>
              <w:rPr>
                <w:rFonts w:asciiTheme="majorEastAsia" w:eastAsiaTheme="majorEastAsia" w:hAnsiTheme="majorEastAsia"/>
              </w:rPr>
            </w:pPr>
            <w:r w:rsidRPr="00103BAB">
              <w:rPr>
                <w:rFonts w:asciiTheme="majorEastAsia" w:eastAsiaTheme="majorEastAsia" w:hAnsiTheme="majorEastAsia" w:hint="eastAsia"/>
              </w:rPr>
              <w:t>Select</w:t>
            </w:r>
          </w:p>
        </w:tc>
        <w:tc>
          <w:tcPr>
            <w:tcW w:w="1020" w:type="dxa"/>
          </w:tcPr>
          <w:p w:rsidR="004A45AA" w:rsidRPr="00103BAB" w:rsidRDefault="004A45AA" w:rsidP="004A45AA">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19" w:type="dxa"/>
          </w:tcPr>
          <w:p w:rsidR="004A45AA" w:rsidRPr="00103BAB" w:rsidRDefault="004A45AA" w:rsidP="004A45AA">
            <w:pPr>
              <w:rPr>
                <w:rFonts w:asciiTheme="majorEastAsia" w:eastAsiaTheme="majorEastAsia" w:hAnsiTheme="majorEastAsia"/>
                <w:lang w:val="vi-VN"/>
              </w:rPr>
            </w:pPr>
          </w:p>
        </w:tc>
        <w:tc>
          <w:tcPr>
            <w:tcW w:w="2491" w:type="dxa"/>
          </w:tcPr>
          <w:p w:rsidR="004A45AA" w:rsidRPr="00103BAB" w:rsidRDefault="004A45AA" w:rsidP="004A45AA">
            <w:pPr>
              <w:rPr>
                <w:rFonts w:asciiTheme="majorEastAsia" w:eastAsiaTheme="majorEastAsia" w:hAnsiTheme="majorEastAsia"/>
                <w:lang w:val="vi-VN"/>
              </w:rPr>
            </w:pPr>
          </w:p>
        </w:tc>
      </w:tr>
      <w:tr w:rsidR="004A45AA" w:rsidRPr="00103BAB" w:rsidTr="004A45AA">
        <w:tc>
          <w:tcPr>
            <w:tcW w:w="2406" w:type="dxa"/>
          </w:tcPr>
          <w:p w:rsidR="004A45AA" w:rsidRPr="00103BAB" w:rsidRDefault="004A45AA" w:rsidP="004A45A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顧客種別</w:t>
            </w:r>
          </w:p>
        </w:tc>
        <w:tc>
          <w:tcPr>
            <w:tcW w:w="1246" w:type="dxa"/>
          </w:tcPr>
          <w:p w:rsidR="004A45AA" w:rsidRPr="00103BAB" w:rsidRDefault="004A45AA"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4A45AA" w:rsidRPr="00103BAB" w:rsidRDefault="004A45AA" w:rsidP="004A45AA">
            <w:pPr>
              <w:jc w:val="center"/>
              <w:rPr>
                <w:rFonts w:asciiTheme="majorEastAsia" w:eastAsiaTheme="majorEastAsia" w:hAnsiTheme="majorEastAsia"/>
              </w:rPr>
            </w:pPr>
            <w:r w:rsidRPr="00103BAB">
              <w:rPr>
                <w:rFonts w:asciiTheme="majorEastAsia" w:eastAsiaTheme="majorEastAsia" w:hAnsiTheme="majorEastAsia" w:hint="eastAsia"/>
              </w:rPr>
              <w:t>Select</w:t>
            </w:r>
          </w:p>
        </w:tc>
        <w:tc>
          <w:tcPr>
            <w:tcW w:w="1020" w:type="dxa"/>
          </w:tcPr>
          <w:p w:rsidR="004A45AA" w:rsidRPr="00103BAB" w:rsidRDefault="004A45AA" w:rsidP="004A45AA">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19" w:type="dxa"/>
          </w:tcPr>
          <w:p w:rsidR="004A45AA" w:rsidRPr="00103BAB" w:rsidRDefault="004A45AA" w:rsidP="004A45AA">
            <w:pPr>
              <w:rPr>
                <w:rFonts w:asciiTheme="majorEastAsia" w:eastAsiaTheme="majorEastAsia" w:hAnsiTheme="majorEastAsia"/>
                <w:lang w:val="vi-VN"/>
              </w:rPr>
            </w:pPr>
          </w:p>
        </w:tc>
        <w:tc>
          <w:tcPr>
            <w:tcW w:w="2491" w:type="dxa"/>
          </w:tcPr>
          <w:p w:rsidR="004A45AA" w:rsidRPr="00103BAB" w:rsidRDefault="004A45AA" w:rsidP="004A45AA">
            <w:pPr>
              <w:rPr>
                <w:rFonts w:asciiTheme="majorEastAsia" w:eastAsiaTheme="majorEastAsia" w:hAnsiTheme="majorEastAsia"/>
                <w:lang w:val="vi-VN"/>
              </w:rPr>
            </w:pPr>
          </w:p>
        </w:tc>
      </w:tr>
      <w:tr w:rsidR="004A45AA" w:rsidRPr="00103BAB" w:rsidTr="004A45AA">
        <w:tc>
          <w:tcPr>
            <w:tcW w:w="2406" w:type="dxa"/>
          </w:tcPr>
          <w:p w:rsidR="004A45AA" w:rsidRPr="00103BAB" w:rsidRDefault="004A45AA" w:rsidP="004A45A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2736" behindDoc="0" locked="0" layoutInCell="1" allowOverlap="1" wp14:anchorId="1A1C32C4" wp14:editId="46D44598">
                      <wp:simplePos x="0" y="0"/>
                      <wp:positionH relativeFrom="column">
                        <wp:posOffset>763314</wp:posOffset>
                      </wp:positionH>
                      <wp:positionV relativeFrom="paragraph">
                        <wp:posOffset>81280</wp:posOffset>
                      </wp:positionV>
                      <wp:extent cx="485775" cy="485775"/>
                      <wp:effectExtent l="0" t="0" r="0" b="0"/>
                      <wp:wrapNone/>
                      <wp:docPr id="125" name="七角形 12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6208A">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25" o:spid="_x0000_s1089" style="position:absolute;left:0;text-align:left;margin-left:60.1pt;margin-top:6.4pt;width:38.25pt;height:38.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JLnQIAAHY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6208A">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91712" behindDoc="0" locked="0" layoutInCell="1" allowOverlap="1" wp14:anchorId="587EC17E" wp14:editId="11D1E07C">
                      <wp:simplePos x="0" y="0"/>
                      <wp:positionH relativeFrom="column">
                        <wp:posOffset>-136481</wp:posOffset>
                      </wp:positionH>
                      <wp:positionV relativeFrom="paragraph">
                        <wp:posOffset>75565</wp:posOffset>
                      </wp:positionV>
                      <wp:extent cx="485775" cy="485775"/>
                      <wp:effectExtent l="0" t="0" r="0" b="0"/>
                      <wp:wrapNone/>
                      <wp:docPr id="322" name="七角形 32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6208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22" o:spid="_x0000_s1090" style="position:absolute;left:0;text-align:left;margin-left:-10.75pt;margin-top:5.95pt;width:38.25pt;height:38.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15LngIAAHY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6208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氏名（カナ)</w:t>
            </w:r>
          </w:p>
          <w:p w:rsidR="004A45AA" w:rsidRPr="00103BAB" w:rsidRDefault="004A45AA" w:rsidP="004A45A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3B9DA321" wp14:editId="2987F7AA">
                  <wp:extent cx="1368403" cy="204621"/>
                  <wp:effectExtent l="0" t="0" r="3810" b="5080"/>
                  <wp:docPr id="338" name="図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82860" cy="206783"/>
                          </a:xfrm>
                          <a:prstGeom prst="rect">
                            <a:avLst/>
                          </a:prstGeom>
                        </pic:spPr>
                      </pic:pic>
                    </a:graphicData>
                  </a:graphic>
                </wp:inline>
              </w:drawing>
            </w:r>
          </w:p>
        </w:tc>
        <w:tc>
          <w:tcPr>
            <w:tcW w:w="1246" w:type="dxa"/>
          </w:tcPr>
          <w:p w:rsidR="004A45AA" w:rsidRPr="00103BAB" w:rsidRDefault="004A45AA"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4A45AA" w:rsidRPr="00103BAB" w:rsidRDefault="004A45AA" w:rsidP="004A45AA">
            <w:pPr>
              <w:jc w:val="center"/>
              <w:rPr>
                <w:rFonts w:asciiTheme="majorEastAsia" w:eastAsiaTheme="majorEastAsia" w:hAnsiTheme="majorEastAsia"/>
              </w:rPr>
            </w:pPr>
          </w:p>
        </w:tc>
        <w:tc>
          <w:tcPr>
            <w:tcW w:w="1020" w:type="dxa"/>
          </w:tcPr>
          <w:p w:rsidR="004A45AA" w:rsidRPr="00103BAB" w:rsidRDefault="004A45AA" w:rsidP="004A45AA">
            <w:pPr>
              <w:jc w:val="center"/>
              <w:rPr>
                <w:rFonts w:asciiTheme="majorEastAsia" w:eastAsiaTheme="majorEastAsia" w:hAnsiTheme="majorEastAsia"/>
                <w:color w:val="FF0000"/>
              </w:rPr>
            </w:pPr>
          </w:p>
        </w:tc>
        <w:tc>
          <w:tcPr>
            <w:tcW w:w="2719" w:type="dxa"/>
          </w:tcPr>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No.1は「姓」カタカナ</w:t>
            </w:r>
          </w:p>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No.2は「名」カタカナ</w:t>
            </w:r>
          </w:p>
        </w:tc>
        <w:tc>
          <w:tcPr>
            <w:tcW w:w="2491" w:type="dxa"/>
          </w:tcPr>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A45AA" w:rsidRPr="00103BAB" w:rsidTr="004A45AA">
        <w:tc>
          <w:tcPr>
            <w:tcW w:w="2406" w:type="dxa"/>
          </w:tcPr>
          <w:p w:rsidR="004A45AA" w:rsidRPr="00103BAB" w:rsidRDefault="004A45AA" w:rsidP="004A45A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4784" behindDoc="0" locked="0" layoutInCell="1" allowOverlap="1" wp14:anchorId="603503F5" wp14:editId="6CE5A79E">
                      <wp:simplePos x="0" y="0"/>
                      <wp:positionH relativeFrom="column">
                        <wp:posOffset>760051</wp:posOffset>
                      </wp:positionH>
                      <wp:positionV relativeFrom="paragraph">
                        <wp:posOffset>66040</wp:posOffset>
                      </wp:positionV>
                      <wp:extent cx="485775" cy="485775"/>
                      <wp:effectExtent l="0" t="0" r="0" b="0"/>
                      <wp:wrapNone/>
                      <wp:docPr id="326" name="七角形 32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6208A">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26" o:spid="_x0000_s1091" style="position:absolute;left:0;text-align:left;margin-left:59.85pt;margin-top:5.2pt;width:38.25pt;height:3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FGngIAAHY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6208A">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93760" behindDoc="0" locked="0" layoutInCell="1" allowOverlap="1" wp14:anchorId="415C3B87" wp14:editId="0A648FE0">
                      <wp:simplePos x="0" y="0"/>
                      <wp:positionH relativeFrom="column">
                        <wp:posOffset>-135890</wp:posOffset>
                      </wp:positionH>
                      <wp:positionV relativeFrom="paragraph">
                        <wp:posOffset>61004</wp:posOffset>
                      </wp:positionV>
                      <wp:extent cx="485775" cy="485775"/>
                      <wp:effectExtent l="0" t="0" r="0" b="0"/>
                      <wp:wrapNone/>
                      <wp:docPr id="332" name="七角形 33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6208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32" o:spid="_x0000_s1092" style="position:absolute;left:0;text-align:left;margin-left:-10.7pt;margin-top:4.8pt;width:38.25pt;height:38.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6208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氏名（漢字)</w:t>
            </w:r>
          </w:p>
          <w:p w:rsidR="004A45AA" w:rsidRPr="00103BAB" w:rsidRDefault="004A45AA" w:rsidP="004A45A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4EF03215" wp14:editId="6FBE21D3">
                  <wp:extent cx="1368403" cy="204621"/>
                  <wp:effectExtent l="0" t="0" r="3810" b="5080"/>
                  <wp:docPr id="344" name="図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82860" cy="206783"/>
                          </a:xfrm>
                          <a:prstGeom prst="rect">
                            <a:avLst/>
                          </a:prstGeom>
                        </pic:spPr>
                      </pic:pic>
                    </a:graphicData>
                  </a:graphic>
                </wp:inline>
              </w:drawing>
            </w:r>
          </w:p>
        </w:tc>
        <w:tc>
          <w:tcPr>
            <w:tcW w:w="1246" w:type="dxa"/>
          </w:tcPr>
          <w:p w:rsidR="004A45AA" w:rsidRPr="00103BAB" w:rsidRDefault="004A45AA"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4A45AA" w:rsidRPr="00103BAB" w:rsidRDefault="004A45AA" w:rsidP="004A45AA">
            <w:pPr>
              <w:jc w:val="center"/>
              <w:rPr>
                <w:rFonts w:asciiTheme="majorEastAsia" w:eastAsiaTheme="majorEastAsia" w:hAnsiTheme="majorEastAsia"/>
              </w:rPr>
            </w:pPr>
          </w:p>
        </w:tc>
        <w:tc>
          <w:tcPr>
            <w:tcW w:w="1020" w:type="dxa"/>
          </w:tcPr>
          <w:p w:rsidR="004A45AA" w:rsidRPr="00103BAB" w:rsidRDefault="004A45AA" w:rsidP="004A45AA">
            <w:pPr>
              <w:jc w:val="center"/>
              <w:rPr>
                <w:rFonts w:asciiTheme="majorEastAsia" w:eastAsiaTheme="majorEastAsia" w:hAnsiTheme="majorEastAsia"/>
                <w:color w:val="FF0000"/>
              </w:rPr>
            </w:pPr>
          </w:p>
        </w:tc>
        <w:tc>
          <w:tcPr>
            <w:tcW w:w="2719" w:type="dxa"/>
          </w:tcPr>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No.1は「姓」ひらがな又は漢字</w:t>
            </w:r>
          </w:p>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No.2は「名」ひらがな又は漢字</w:t>
            </w:r>
          </w:p>
        </w:tc>
        <w:tc>
          <w:tcPr>
            <w:tcW w:w="2491" w:type="dxa"/>
          </w:tcPr>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bCs/>
                <w:sz w:val="18"/>
                <w:szCs w:val="18"/>
                <w:shd w:val="clear" w:color="auto" w:fill="FFFFFF"/>
              </w:rPr>
              <w:t>性別</w:t>
            </w:r>
          </w:p>
          <w:p w:rsidR="00F85FE0" w:rsidRPr="00103BAB" w:rsidRDefault="00F85FE0" w:rsidP="004B1402">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6C247F74" wp14:editId="4F3A833F">
                  <wp:extent cx="1368403" cy="223044"/>
                  <wp:effectExtent l="0" t="0" r="3810" b="5715"/>
                  <wp:docPr id="347" name="図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70979" cy="223464"/>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選択ボタン</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F85FE0" w:rsidRPr="00103BAB" w:rsidRDefault="00F85FE0" w:rsidP="004B1402">
            <w:pPr>
              <w:ind w:leftChars="-26" w:left="-55"/>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性別</w:t>
            </w:r>
            <w:r w:rsidRPr="00103BAB">
              <w:rPr>
                <w:rFonts w:asciiTheme="majorEastAsia" w:eastAsiaTheme="majorEastAsia" w:hAnsiTheme="majorEastAsia" w:hint="eastAsia"/>
              </w:rPr>
              <w:t>」一覧とする</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年代</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12C9D657" wp14:editId="643081E6">
                  <wp:extent cx="469900" cy="787400"/>
                  <wp:effectExtent l="0" t="0" r="6350" b="0"/>
                  <wp:docPr id="348" name="図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9900" cy="787400"/>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年代</w:t>
            </w:r>
            <w:r w:rsidRPr="00103BAB">
              <w:rPr>
                <w:rFonts w:asciiTheme="majorEastAsia" w:eastAsiaTheme="majorEastAsia" w:hAnsiTheme="majorEastAsia" w:hint="eastAsia"/>
              </w:rPr>
              <w:t>」一覧とする</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郵便番号</w:t>
            </w:r>
          </w:p>
        </w:tc>
        <w:tc>
          <w:tcPr>
            <w:tcW w:w="1246" w:type="dxa"/>
          </w:tcPr>
          <w:p w:rsidR="00F85FE0" w:rsidRPr="00103BAB" w:rsidRDefault="00F85FE0" w:rsidP="004B1402">
            <w:pPr>
              <w:rPr>
                <w:rFonts w:asciiTheme="majorEastAsia" w:eastAsiaTheme="majorEastAsia" w:hAnsiTheme="majorEastAsia"/>
                <w:lang w:val="vi-VN"/>
              </w:rPr>
            </w:pP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5桁以上入力された場合、自動的で「住所」テーブルに参照し「都道府県や住所や</w:t>
            </w:r>
            <w:r w:rsidRPr="00103BAB">
              <w:rPr>
                <w:rFonts w:asciiTheme="majorEastAsia" w:eastAsiaTheme="majorEastAsia" w:hAnsiTheme="majorEastAsia"/>
                <w:bCs/>
                <w:sz w:val="18"/>
                <w:szCs w:val="18"/>
                <w:shd w:val="clear" w:color="auto" w:fill="FFFFFF"/>
              </w:rPr>
              <w:t>住所（カナ）</w:t>
            </w:r>
            <w:r w:rsidRPr="00103BAB">
              <w:rPr>
                <w:rFonts w:asciiTheme="majorEastAsia" w:eastAsiaTheme="majorEastAsia" w:hAnsiTheme="majorEastAsia" w:hint="eastAsia"/>
              </w:rPr>
              <w:t>」データを取って来て以下の「都道府県や住所や</w:t>
            </w:r>
            <w:r w:rsidRPr="00103BAB">
              <w:rPr>
                <w:rFonts w:asciiTheme="majorEastAsia" w:eastAsiaTheme="majorEastAsia" w:hAnsiTheme="majorEastAsia"/>
                <w:bCs/>
                <w:sz w:val="18"/>
                <w:szCs w:val="18"/>
                <w:shd w:val="clear" w:color="auto" w:fill="FFFFFF"/>
              </w:rPr>
              <w:t>住所（カナ）</w:t>
            </w:r>
            <w:r w:rsidRPr="00103BAB">
              <w:rPr>
                <w:rFonts w:asciiTheme="majorEastAsia" w:eastAsiaTheme="majorEastAsia" w:hAnsiTheme="majorEastAsia" w:hint="eastAsia"/>
              </w:rPr>
              <w:t>」に反映する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都道府県</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lastRenderedPageBreak/>
              <w:drawing>
                <wp:inline distT="0" distB="0" distL="0" distR="0" wp14:anchorId="33F43A88" wp14:editId="3B76556A">
                  <wp:extent cx="508000" cy="1066800"/>
                  <wp:effectExtent l="0" t="0" r="6350" b="0"/>
                  <wp:docPr id="349" name="図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000" cy="1066800"/>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リスト内容はシステム内に入れた「都道府県」データとする</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住所</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住所（カナ）</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3A03FF"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9904" behindDoc="0" locked="0" layoutInCell="1" allowOverlap="1" wp14:anchorId="45B78D76" wp14:editId="2DBACC6C">
                      <wp:simplePos x="0" y="0"/>
                      <wp:positionH relativeFrom="column">
                        <wp:posOffset>353060</wp:posOffset>
                      </wp:positionH>
                      <wp:positionV relativeFrom="paragraph">
                        <wp:posOffset>43815</wp:posOffset>
                      </wp:positionV>
                      <wp:extent cx="485775" cy="485775"/>
                      <wp:effectExtent l="0" t="0" r="0" b="0"/>
                      <wp:wrapNone/>
                      <wp:docPr id="153" name="七角形 15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3A03FF">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3" o:spid="_x0000_s1093" style="position:absolute;left:0;text-align:left;margin-left:27.8pt;margin-top:3.45pt;width:38.25pt;height:38.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3A03FF">
                            <w:pPr>
                              <w:jc w:val="center"/>
                              <w:rPr>
                                <w:b/>
                                <w:color w:val="FF0000"/>
                                <w:sz w:val="24"/>
                                <w:szCs w:val="24"/>
                              </w:rPr>
                            </w:pPr>
                            <w:r w:rsidRPr="00673E52">
                              <w:rPr>
                                <w:rFonts w:hint="eastAsia"/>
                                <w:b/>
                                <w:color w:val="FF0000"/>
                                <w:sz w:val="24"/>
                                <w:szCs w:val="24"/>
                              </w:rPr>
                              <w:t>1</w:t>
                            </w:r>
                          </w:p>
                        </w:txbxContent>
                      </v:textbox>
                    </v:shape>
                  </w:pict>
                </mc:Fallback>
              </mc:AlternateContent>
            </w:r>
            <w:r w:rsidR="00F85FE0" w:rsidRPr="00103BAB">
              <w:rPr>
                <w:rFonts w:asciiTheme="majorEastAsia" w:eastAsiaTheme="majorEastAsia" w:hAnsiTheme="majorEastAsia"/>
                <w:bCs/>
                <w:sz w:val="18"/>
                <w:szCs w:val="18"/>
                <w:shd w:val="clear" w:color="auto" w:fill="FFFFFF"/>
              </w:rPr>
              <w:t>電話番号</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3A03FF" w:rsidRPr="00103BAB" w:rsidTr="004A45AA">
        <w:tc>
          <w:tcPr>
            <w:tcW w:w="2406" w:type="dxa"/>
          </w:tcPr>
          <w:p w:rsidR="003A03FF" w:rsidRPr="00103BAB" w:rsidRDefault="003A03FF" w:rsidP="004B1402">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901952" behindDoc="0" locked="0" layoutInCell="1" allowOverlap="1" wp14:anchorId="72411BEE" wp14:editId="46D96B5A">
                      <wp:simplePos x="0" y="0"/>
                      <wp:positionH relativeFrom="column">
                        <wp:posOffset>981710</wp:posOffset>
                      </wp:positionH>
                      <wp:positionV relativeFrom="paragraph">
                        <wp:posOffset>2540</wp:posOffset>
                      </wp:positionV>
                      <wp:extent cx="485775" cy="485775"/>
                      <wp:effectExtent l="0" t="0" r="0" b="0"/>
                      <wp:wrapNone/>
                      <wp:docPr id="156" name="七角形 15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3A03FF">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6" o:spid="_x0000_s1094" style="position:absolute;left:0;text-align:left;margin-left:77.3pt;margin-top:.2pt;width:38.25pt;height:38.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BKnnQIAAHY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3A03FF">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1DF83922" wp14:editId="56B4943C">
                  <wp:extent cx="1376456" cy="177800"/>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376456" cy="177800"/>
                          </a:xfrm>
                          <a:prstGeom prst="rect">
                            <a:avLst/>
                          </a:prstGeom>
                        </pic:spPr>
                      </pic:pic>
                    </a:graphicData>
                  </a:graphic>
                </wp:inline>
              </w:drawing>
            </w:r>
          </w:p>
        </w:tc>
        <w:tc>
          <w:tcPr>
            <w:tcW w:w="1246" w:type="dxa"/>
          </w:tcPr>
          <w:p w:rsidR="003A03FF" w:rsidRPr="00103BAB" w:rsidRDefault="003A03FF" w:rsidP="004B1402">
            <w:pPr>
              <w:rPr>
                <w:rFonts w:asciiTheme="majorEastAsia" w:eastAsiaTheme="majorEastAsia" w:hAnsiTheme="majorEastAsia"/>
                <w:lang w:val="vi-VN"/>
              </w:rPr>
            </w:pPr>
          </w:p>
        </w:tc>
        <w:tc>
          <w:tcPr>
            <w:tcW w:w="965" w:type="dxa"/>
          </w:tcPr>
          <w:p w:rsidR="003A03FF" w:rsidRPr="00103BAB" w:rsidRDefault="003A03FF" w:rsidP="004B1402">
            <w:pPr>
              <w:jc w:val="center"/>
              <w:rPr>
                <w:rFonts w:asciiTheme="majorEastAsia" w:eastAsiaTheme="majorEastAsia" w:hAnsiTheme="majorEastAsia"/>
              </w:rPr>
            </w:pPr>
          </w:p>
        </w:tc>
        <w:tc>
          <w:tcPr>
            <w:tcW w:w="1020" w:type="dxa"/>
          </w:tcPr>
          <w:p w:rsidR="003A03FF" w:rsidRPr="00103BAB" w:rsidRDefault="003A03FF" w:rsidP="004B1402">
            <w:pPr>
              <w:jc w:val="center"/>
              <w:rPr>
                <w:rFonts w:asciiTheme="majorEastAsia" w:eastAsiaTheme="majorEastAsia" w:hAnsiTheme="majorEastAsia"/>
                <w:color w:val="FF0000"/>
              </w:rPr>
            </w:pPr>
          </w:p>
        </w:tc>
        <w:tc>
          <w:tcPr>
            <w:tcW w:w="2719" w:type="dxa"/>
          </w:tcPr>
          <w:p w:rsidR="003A03FF" w:rsidRPr="00103BAB" w:rsidRDefault="003A03FF" w:rsidP="004B1402">
            <w:pPr>
              <w:rPr>
                <w:rFonts w:asciiTheme="majorEastAsia" w:eastAsiaTheme="majorEastAsia" w:hAnsiTheme="majorEastAsia"/>
              </w:rPr>
            </w:pPr>
            <w:r w:rsidRPr="00103BAB">
              <w:rPr>
                <w:rFonts w:asciiTheme="majorEastAsia" w:eastAsiaTheme="majorEastAsia" w:hAnsiTheme="majorEastAsia" w:hint="eastAsia"/>
              </w:rPr>
              <w:t>No.1ボタンをクリックしたら、「電話番号」入力欄を追加される</w:t>
            </w:r>
          </w:p>
          <w:p w:rsidR="003A03FF" w:rsidRPr="00103BAB" w:rsidRDefault="003A03FF" w:rsidP="004B1402">
            <w:pPr>
              <w:rPr>
                <w:rFonts w:asciiTheme="majorEastAsia" w:eastAsiaTheme="majorEastAsia" w:hAnsiTheme="majorEastAsia"/>
              </w:rPr>
            </w:pPr>
            <w:r w:rsidRPr="00103BAB">
              <w:rPr>
                <w:rFonts w:asciiTheme="majorEastAsia" w:eastAsiaTheme="majorEastAsia" w:hAnsiTheme="majorEastAsia" w:hint="eastAsia"/>
              </w:rPr>
              <w:t>No.2選択ボックスをクリックしたら、以下の「区分」選択ボックスを表示する</w:t>
            </w:r>
          </w:p>
        </w:tc>
        <w:tc>
          <w:tcPr>
            <w:tcW w:w="2491" w:type="dxa"/>
          </w:tcPr>
          <w:p w:rsidR="003A03FF" w:rsidRPr="00103BAB" w:rsidRDefault="003A03FF" w:rsidP="004B1402">
            <w:pPr>
              <w:rPr>
                <w:rFonts w:asciiTheme="majorEastAsia" w:eastAsiaTheme="majorEastAsia" w:hAnsiTheme="majorEastAsia"/>
              </w:rPr>
            </w:pPr>
          </w:p>
        </w:tc>
      </w:tr>
      <w:tr w:rsidR="00F85FE0" w:rsidRPr="00103BAB" w:rsidTr="004A45AA">
        <w:tc>
          <w:tcPr>
            <w:tcW w:w="2406" w:type="dxa"/>
          </w:tcPr>
          <w:p w:rsidR="00F85FE0" w:rsidRPr="00103BAB" w:rsidRDefault="003A03FF"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6832" behindDoc="0" locked="0" layoutInCell="1" allowOverlap="1" wp14:anchorId="68A79531" wp14:editId="00135903">
                      <wp:simplePos x="0" y="0"/>
                      <wp:positionH relativeFrom="column">
                        <wp:posOffset>377190</wp:posOffset>
                      </wp:positionH>
                      <wp:positionV relativeFrom="paragraph">
                        <wp:posOffset>61595</wp:posOffset>
                      </wp:positionV>
                      <wp:extent cx="485775" cy="485775"/>
                      <wp:effectExtent l="0" t="0" r="0" b="0"/>
                      <wp:wrapNone/>
                      <wp:docPr id="345" name="七角形 34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725A6D">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45" o:spid="_x0000_s1095" style="position:absolute;left:0;text-align:left;margin-left:29.7pt;margin-top:4.85pt;width:38.25pt;height:38.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725A6D">
                            <w:pPr>
                              <w:jc w:val="center"/>
                              <w:rPr>
                                <w:b/>
                                <w:color w:val="FF0000"/>
                                <w:sz w:val="24"/>
                                <w:szCs w:val="24"/>
                              </w:rPr>
                            </w:pPr>
                            <w:r w:rsidRPr="00673E52">
                              <w:rPr>
                                <w:rFonts w:hint="eastAsia"/>
                                <w:b/>
                                <w:color w:val="FF0000"/>
                                <w:sz w:val="24"/>
                                <w:szCs w:val="24"/>
                              </w:rPr>
                              <w:t>1</w:t>
                            </w:r>
                          </w:p>
                        </w:txbxContent>
                      </v:textbox>
                    </v:shape>
                  </w:pict>
                </mc:Fallback>
              </mc:AlternateContent>
            </w:r>
            <w:r w:rsidR="00F85FE0" w:rsidRPr="00103BAB">
              <w:rPr>
                <w:rFonts w:asciiTheme="majorEastAsia" w:eastAsiaTheme="majorEastAsia" w:hAnsiTheme="majorEastAsia"/>
                <w:bCs/>
                <w:sz w:val="18"/>
                <w:szCs w:val="18"/>
                <w:shd w:val="clear" w:color="auto" w:fill="FFFFFF"/>
              </w:rPr>
              <w:t>携帯番号</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3A03FF" w:rsidRPr="00103BAB" w:rsidTr="004A45AA">
        <w:tc>
          <w:tcPr>
            <w:tcW w:w="2406" w:type="dxa"/>
          </w:tcPr>
          <w:p w:rsidR="003A03FF" w:rsidRPr="00103BAB" w:rsidRDefault="003A03FF"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7856" behindDoc="0" locked="0" layoutInCell="1" allowOverlap="1" wp14:anchorId="014A8443" wp14:editId="22C0AC59">
                      <wp:simplePos x="0" y="0"/>
                      <wp:positionH relativeFrom="column">
                        <wp:posOffset>984885</wp:posOffset>
                      </wp:positionH>
                      <wp:positionV relativeFrom="paragraph">
                        <wp:posOffset>12065</wp:posOffset>
                      </wp:positionV>
                      <wp:extent cx="485775" cy="485775"/>
                      <wp:effectExtent l="0" t="0" r="0" b="0"/>
                      <wp:wrapNone/>
                      <wp:docPr id="346" name="七角形 34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725A6D">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46" o:spid="_x0000_s1096" style="position:absolute;left:0;text-align:left;margin-left:77.55pt;margin-top:.95pt;width:38.25pt;height:38.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725A6D">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54A0A7B1" wp14:editId="324E2567">
                  <wp:extent cx="1376456" cy="177800"/>
                  <wp:effectExtent l="0" t="0" r="0" b="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376456" cy="177800"/>
                          </a:xfrm>
                          <a:prstGeom prst="rect">
                            <a:avLst/>
                          </a:prstGeom>
                        </pic:spPr>
                      </pic:pic>
                    </a:graphicData>
                  </a:graphic>
                </wp:inline>
              </w:drawing>
            </w:r>
          </w:p>
        </w:tc>
        <w:tc>
          <w:tcPr>
            <w:tcW w:w="1246" w:type="dxa"/>
          </w:tcPr>
          <w:p w:rsidR="003A03FF" w:rsidRPr="00103BAB" w:rsidRDefault="003A03FF" w:rsidP="004B1402">
            <w:pPr>
              <w:rPr>
                <w:rFonts w:asciiTheme="majorEastAsia" w:eastAsiaTheme="majorEastAsia" w:hAnsiTheme="majorEastAsia"/>
                <w:lang w:val="vi-VN"/>
              </w:rPr>
            </w:pPr>
          </w:p>
        </w:tc>
        <w:tc>
          <w:tcPr>
            <w:tcW w:w="965" w:type="dxa"/>
          </w:tcPr>
          <w:p w:rsidR="003A03FF" w:rsidRPr="00103BAB" w:rsidRDefault="003A03FF" w:rsidP="004B1402">
            <w:pPr>
              <w:jc w:val="center"/>
              <w:rPr>
                <w:rFonts w:asciiTheme="majorEastAsia" w:eastAsiaTheme="majorEastAsia" w:hAnsiTheme="majorEastAsia"/>
              </w:rPr>
            </w:pPr>
          </w:p>
        </w:tc>
        <w:tc>
          <w:tcPr>
            <w:tcW w:w="1020" w:type="dxa"/>
          </w:tcPr>
          <w:p w:rsidR="003A03FF" w:rsidRPr="00103BAB" w:rsidRDefault="003A03FF" w:rsidP="004B1402">
            <w:pPr>
              <w:jc w:val="center"/>
              <w:rPr>
                <w:rFonts w:asciiTheme="majorEastAsia" w:eastAsiaTheme="majorEastAsia" w:hAnsiTheme="majorEastAsia"/>
                <w:color w:val="FF0000"/>
              </w:rPr>
            </w:pPr>
          </w:p>
        </w:tc>
        <w:tc>
          <w:tcPr>
            <w:tcW w:w="2719" w:type="dxa"/>
          </w:tcPr>
          <w:p w:rsidR="003A03FF" w:rsidRPr="00103BAB" w:rsidRDefault="003A03FF" w:rsidP="004B1402">
            <w:pPr>
              <w:rPr>
                <w:rFonts w:asciiTheme="majorEastAsia" w:eastAsiaTheme="majorEastAsia" w:hAnsiTheme="majorEastAsia"/>
              </w:rPr>
            </w:pPr>
            <w:r w:rsidRPr="00103BAB">
              <w:rPr>
                <w:rFonts w:asciiTheme="majorEastAsia" w:eastAsiaTheme="majorEastAsia" w:hAnsiTheme="majorEastAsia" w:hint="eastAsia"/>
              </w:rPr>
              <w:t>No.1ボタンをクリックしたら、「携帯番号」入力欄を追加される</w:t>
            </w:r>
          </w:p>
          <w:p w:rsidR="003A03FF" w:rsidRPr="00103BAB" w:rsidRDefault="003A03FF" w:rsidP="004B1402">
            <w:pPr>
              <w:rPr>
                <w:rFonts w:asciiTheme="majorEastAsia" w:eastAsiaTheme="majorEastAsia" w:hAnsiTheme="majorEastAsia"/>
              </w:rPr>
            </w:pPr>
            <w:r w:rsidRPr="00103BAB">
              <w:rPr>
                <w:rFonts w:asciiTheme="majorEastAsia" w:eastAsiaTheme="majorEastAsia" w:hAnsiTheme="majorEastAsia" w:hint="eastAsia"/>
              </w:rPr>
              <w:t>No.2選択ボックスをクリックしたら、以下の「区分」選択ボックスを表示する</w:t>
            </w:r>
          </w:p>
        </w:tc>
        <w:tc>
          <w:tcPr>
            <w:tcW w:w="2491" w:type="dxa"/>
          </w:tcPr>
          <w:p w:rsidR="003A03FF" w:rsidRPr="00103BAB" w:rsidRDefault="003A03FF" w:rsidP="004B1402">
            <w:pPr>
              <w:rPr>
                <w:rFonts w:asciiTheme="majorEastAsia" w:eastAsiaTheme="majorEastAsia" w:hAnsiTheme="majorEastAsia"/>
              </w:rPr>
            </w:pPr>
          </w:p>
        </w:tc>
      </w:tr>
      <w:tr w:rsidR="00F85FE0" w:rsidRPr="00103BAB" w:rsidTr="004A45AA">
        <w:tc>
          <w:tcPr>
            <w:tcW w:w="2406" w:type="dxa"/>
          </w:tcPr>
          <w:p w:rsidR="00F85FE0" w:rsidRPr="00103BAB" w:rsidRDefault="00F85FE0" w:rsidP="004B1402">
            <w:pPr>
              <w:rPr>
                <w:rFonts w:asciiTheme="majorEastAsia" w:eastAsiaTheme="majorEastAsia" w:hAnsiTheme="majorEastAsia"/>
                <w:noProof/>
              </w:rPr>
            </w:pPr>
            <w:r w:rsidRPr="00103BAB">
              <w:rPr>
                <w:rFonts w:asciiTheme="majorEastAsia" w:eastAsiaTheme="majorEastAsia" w:hAnsiTheme="majorEastAsia"/>
                <w:bCs/>
                <w:sz w:val="18"/>
                <w:szCs w:val="18"/>
                <w:shd w:val="clear" w:color="auto" w:fill="FFFFFF"/>
              </w:rPr>
              <w:t>区分</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F85FE0" w:rsidRPr="00103BAB" w:rsidRDefault="00F85FE0" w:rsidP="004B1402">
            <w:pPr>
              <w:rPr>
                <w:rFonts w:asciiTheme="majorEastAsia" w:eastAsiaTheme="majorEastAsia" w:hAnsiTheme="majorEastAsia"/>
              </w:rPr>
            </w:pP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7AFDB875" wp14:editId="729A4AC0">
                  <wp:extent cx="381000" cy="679450"/>
                  <wp:effectExtent l="0" t="0" r="0" b="6350"/>
                  <wp:docPr id="351" name="図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1000" cy="679450"/>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リスト内容はシステム内に入れた「区分」データとする</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ﾒｰﾙｱﾄﾞﾚｽ</w:t>
            </w:r>
          </w:p>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24329752" wp14:editId="43E3EA19">
                  <wp:extent cx="1387586" cy="204621"/>
                  <wp:effectExtent l="0" t="0" r="3175" b="508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89291" cy="204872"/>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3A03FF"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rPr>
              <w:t>No.1ボタンをクリックしたら、「</w:t>
            </w:r>
            <w:r w:rsidRPr="00103BAB">
              <w:rPr>
                <w:rFonts w:asciiTheme="majorEastAsia" w:eastAsiaTheme="majorEastAsia" w:hAnsiTheme="majorEastAsia"/>
                <w:bCs/>
                <w:sz w:val="18"/>
                <w:szCs w:val="18"/>
                <w:shd w:val="clear" w:color="auto" w:fill="FFFFFF"/>
              </w:rPr>
              <w:t>ﾒｰﾙｱﾄﾞﾚｽ</w:t>
            </w:r>
            <w:r w:rsidRPr="00103BAB">
              <w:rPr>
                <w:rFonts w:asciiTheme="majorEastAsia" w:eastAsiaTheme="majorEastAsia" w:hAnsiTheme="majorEastAsia" w:hint="eastAsia"/>
              </w:rPr>
              <w:t>」入力欄を追加される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bl>
    <w:p w:rsidR="004A45AA" w:rsidRPr="00103BAB" w:rsidRDefault="004A45AA" w:rsidP="00AB6D21">
      <w:pPr>
        <w:rPr>
          <w:rFonts w:asciiTheme="majorEastAsia" w:eastAsiaTheme="majorEastAsia" w:hAnsiTheme="majorEastAsia"/>
          <w:noProof/>
        </w:rPr>
      </w:pPr>
    </w:p>
    <w:p w:rsidR="00AF58CC" w:rsidRPr="00103BAB" w:rsidRDefault="002453F5" w:rsidP="00AF58CC">
      <w:pPr>
        <w:pStyle w:val="1"/>
        <w:numPr>
          <w:ilvl w:val="0"/>
          <w:numId w:val="3"/>
        </w:numPr>
        <w:ind w:left="851"/>
        <w:rPr>
          <w:rFonts w:asciiTheme="majorEastAsia" w:hAnsiTheme="majorEastAsia"/>
          <w:lang w:val="vi-VN"/>
        </w:rPr>
      </w:pPr>
      <w:bookmarkStart w:id="40" w:name="_Toc483178704"/>
      <w:r w:rsidRPr="00103BAB">
        <w:rPr>
          <w:rFonts w:asciiTheme="majorEastAsia" w:hAnsiTheme="majorEastAsia" w:hint="eastAsia"/>
          <w:noProof/>
        </w:rPr>
        <w:lastRenderedPageBreak/>
        <mc:AlternateContent>
          <mc:Choice Requires="wps">
            <w:drawing>
              <wp:anchor distT="0" distB="0" distL="114300" distR="114300" simplePos="0" relativeHeight="251880448" behindDoc="0" locked="0" layoutInCell="1" allowOverlap="1" wp14:anchorId="19989B99" wp14:editId="0E96003F">
                <wp:simplePos x="0" y="0"/>
                <wp:positionH relativeFrom="column">
                  <wp:posOffset>2504440</wp:posOffset>
                </wp:positionH>
                <wp:positionV relativeFrom="paragraph">
                  <wp:posOffset>1382395</wp:posOffset>
                </wp:positionV>
                <wp:extent cx="485775" cy="485775"/>
                <wp:effectExtent l="0" t="0" r="0" b="0"/>
                <wp:wrapNone/>
                <wp:docPr id="263" name="七角形 26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453F5">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63" o:spid="_x0000_s1097" style="position:absolute;left:0;text-align:left;margin-left:197.2pt;margin-top:108.85pt;width:38.25pt;height:38.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453F5">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878400" behindDoc="0" locked="0" layoutInCell="1" allowOverlap="1" wp14:anchorId="2B942530" wp14:editId="6D637408">
                <wp:simplePos x="0" y="0"/>
                <wp:positionH relativeFrom="column">
                  <wp:posOffset>275590</wp:posOffset>
                </wp:positionH>
                <wp:positionV relativeFrom="paragraph">
                  <wp:posOffset>340995</wp:posOffset>
                </wp:positionV>
                <wp:extent cx="485775" cy="485775"/>
                <wp:effectExtent l="0" t="0" r="0" b="0"/>
                <wp:wrapNone/>
                <wp:docPr id="257" name="七角形 25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453F5">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7" o:spid="_x0000_s1098" style="position:absolute;left:0;text-align:left;margin-left:21.7pt;margin-top:26.85pt;width:38.25pt;height:38.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cnQIAAHY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453F5">
                      <w:pPr>
                        <w:jc w:val="center"/>
                        <w:rPr>
                          <w:b/>
                          <w:color w:val="FF0000"/>
                          <w:sz w:val="24"/>
                          <w:szCs w:val="24"/>
                        </w:rPr>
                      </w:pPr>
                      <w:r w:rsidRPr="00673E52">
                        <w:rPr>
                          <w:rFonts w:hint="eastAsia"/>
                          <w:b/>
                          <w:color w:val="FF0000"/>
                          <w:sz w:val="24"/>
                          <w:szCs w:val="24"/>
                        </w:rPr>
                        <w:t>1</w:t>
                      </w:r>
                    </w:p>
                  </w:txbxContent>
                </v:textbox>
              </v:shape>
            </w:pict>
          </mc:Fallback>
        </mc:AlternateContent>
      </w:r>
      <w:r w:rsidR="00AF58CC" w:rsidRPr="00103BAB">
        <w:rPr>
          <w:rFonts w:asciiTheme="majorEastAsia" w:hAnsiTheme="majorEastAsia"/>
          <w:noProof/>
        </w:rPr>
        <w:drawing>
          <wp:anchor distT="0" distB="0" distL="114300" distR="114300" simplePos="0" relativeHeight="251876352" behindDoc="0" locked="0" layoutInCell="1" allowOverlap="1" wp14:anchorId="1B674FB1" wp14:editId="65690BA5">
            <wp:simplePos x="0" y="0"/>
            <wp:positionH relativeFrom="column">
              <wp:posOffset>578485</wp:posOffset>
            </wp:positionH>
            <wp:positionV relativeFrom="paragraph">
              <wp:posOffset>236855</wp:posOffset>
            </wp:positionV>
            <wp:extent cx="5518150" cy="4966970"/>
            <wp:effectExtent l="0" t="0" r="6350" b="5080"/>
            <wp:wrapTopAndBottom/>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518150" cy="4966970"/>
                    </a:xfrm>
                    <a:prstGeom prst="rect">
                      <a:avLst/>
                    </a:prstGeom>
                  </pic:spPr>
                </pic:pic>
              </a:graphicData>
            </a:graphic>
            <wp14:sizeRelH relativeFrom="page">
              <wp14:pctWidth>0</wp14:pctWidth>
            </wp14:sizeRelH>
            <wp14:sizeRelV relativeFrom="page">
              <wp14:pctHeight>0</wp14:pctHeight>
            </wp14:sizeRelV>
          </wp:anchor>
        </w:drawing>
      </w:r>
      <w:r w:rsidR="007350A5" w:rsidRPr="00103BAB">
        <w:rPr>
          <w:rFonts w:asciiTheme="majorEastAsia" w:hAnsiTheme="majorEastAsia" w:hint="eastAsia"/>
          <w:lang w:val="vi-VN"/>
        </w:rPr>
        <w:t>対応履歴</w:t>
      </w:r>
      <w:r w:rsidR="00AF58CC" w:rsidRPr="00103BAB">
        <w:rPr>
          <w:rFonts w:asciiTheme="majorEastAsia" w:hAnsiTheme="majorEastAsia" w:hint="eastAsia"/>
          <w:lang w:val="vi-VN"/>
        </w:rPr>
        <w:t xml:space="preserve">　機能や概要</w:t>
      </w:r>
      <w:bookmarkEnd w:id="40"/>
    </w:p>
    <w:p w:rsidR="00AF58CC" w:rsidRPr="00103BAB" w:rsidRDefault="00AF58CC" w:rsidP="00AF58CC">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496"/>
        <w:gridCol w:w="1232"/>
        <w:gridCol w:w="956"/>
        <w:gridCol w:w="1010"/>
        <w:gridCol w:w="2694"/>
        <w:gridCol w:w="2459"/>
      </w:tblGrid>
      <w:tr w:rsidR="00E64705" w:rsidRPr="00103BAB" w:rsidTr="004A45AA">
        <w:tc>
          <w:tcPr>
            <w:tcW w:w="10847" w:type="dxa"/>
            <w:gridSpan w:val="6"/>
          </w:tcPr>
          <w:p w:rsidR="00E64705" w:rsidRPr="00103BAB" w:rsidRDefault="00E64705" w:rsidP="004A45AA">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対応履歴一覧</w:t>
            </w:r>
          </w:p>
        </w:tc>
      </w:tr>
      <w:tr w:rsidR="00E64705" w:rsidRPr="00103BAB" w:rsidTr="004A45AA">
        <w:tc>
          <w:tcPr>
            <w:tcW w:w="2406" w:type="dxa"/>
            <w:shd w:val="clear" w:color="auto" w:fill="92D050"/>
          </w:tcPr>
          <w:p w:rsidR="00E64705" w:rsidRPr="00103BAB" w:rsidRDefault="00E64705"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E64705" w:rsidRPr="00103BAB" w:rsidRDefault="00E64705"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E64705" w:rsidRPr="00103BAB" w:rsidRDefault="00E64705"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E64705" w:rsidRPr="00103BAB" w:rsidTr="004A45AA">
        <w:tc>
          <w:tcPr>
            <w:tcW w:w="2406" w:type="dxa"/>
          </w:tcPr>
          <w:p w:rsidR="00E64705" w:rsidRPr="00103BAB" w:rsidRDefault="002453F5" w:rsidP="004A45AA">
            <w:pPr>
              <w:rPr>
                <w:rFonts w:asciiTheme="majorEastAsia" w:eastAsiaTheme="majorEastAsia" w:hAnsiTheme="majorEastAsia"/>
                <w:noProof/>
                <w:lang w:val="vi-VN"/>
              </w:rPr>
            </w:pPr>
            <w:r w:rsidRPr="00103BAB">
              <w:rPr>
                <w:rFonts w:asciiTheme="majorEastAsia" w:eastAsiaTheme="majorEastAsia" w:hAnsiTheme="majorEastAsia" w:hint="eastAsia"/>
                <w:noProof/>
              </w:rPr>
              <w:t>対応履歴</w:t>
            </w:r>
          </w:p>
        </w:tc>
        <w:tc>
          <w:tcPr>
            <w:tcW w:w="1246" w:type="dxa"/>
          </w:tcPr>
          <w:p w:rsidR="00E64705" w:rsidRPr="00103BAB" w:rsidRDefault="002453F5"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E64705" w:rsidRPr="00103BAB" w:rsidRDefault="00E64705" w:rsidP="004A45AA">
            <w:pPr>
              <w:jc w:val="center"/>
              <w:rPr>
                <w:rFonts w:asciiTheme="majorEastAsia" w:eastAsiaTheme="majorEastAsia" w:hAnsiTheme="majorEastAsia"/>
              </w:rPr>
            </w:pPr>
          </w:p>
        </w:tc>
        <w:tc>
          <w:tcPr>
            <w:tcW w:w="1020" w:type="dxa"/>
          </w:tcPr>
          <w:p w:rsidR="00E64705" w:rsidRPr="00103BAB" w:rsidRDefault="00E64705" w:rsidP="004A45AA">
            <w:pPr>
              <w:jc w:val="center"/>
              <w:rPr>
                <w:rFonts w:asciiTheme="majorEastAsia" w:eastAsiaTheme="majorEastAsia" w:hAnsiTheme="majorEastAsia"/>
                <w:color w:val="FF0000"/>
              </w:rPr>
            </w:pPr>
          </w:p>
        </w:tc>
        <w:tc>
          <w:tcPr>
            <w:tcW w:w="2719" w:type="dxa"/>
          </w:tcPr>
          <w:p w:rsidR="00E64705" w:rsidRPr="00103BAB" w:rsidRDefault="00E64705" w:rsidP="004A45AA">
            <w:pPr>
              <w:rPr>
                <w:rFonts w:asciiTheme="majorEastAsia" w:eastAsiaTheme="majorEastAsia" w:hAnsiTheme="majorEastAsia"/>
                <w:lang w:val="vi-VN"/>
              </w:rPr>
            </w:pPr>
          </w:p>
        </w:tc>
        <w:tc>
          <w:tcPr>
            <w:tcW w:w="2491" w:type="dxa"/>
          </w:tcPr>
          <w:p w:rsidR="00E64705" w:rsidRPr="00103BAB" w:rsidRDefault="002453F5"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「対応依頼、顧客対応、顧客へメール対応、コメント」に対応したものとする</w:t>
            </w:r>
          </w:p>
        </w:tc>
      </w:tr>
      <w:tr w:rsidR="00E75658" w:rsidRPr="00103BAB" w:rsidTr="004A45AA">
        <w:tc>
          <w:tcPr>
            <w:tcW w:w="2406" w:type="dxa"/>
          </w:tcPr>
          <w:p w:rsidR="00E75658" w:rsidRPr="00103BAB" w:rsidRDefault="00E75658" w:rsidP="004A45A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顧客対応</w:t>
            </w:r>
          </w:p>
          <w:p w:rsidR="00E75658" w:rsidRPr="00103BAB" w:rsidRDefault="00E75658" w:rsidP="004A45A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09F0AAB0" wp14:editId="70D0CB12">
                  <wp:extent cx="1439575" cy="520700"/>
                  <wp:effectExtent l="0" t="0" r="8255" b="0"/>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443729" cy="522202"/>
                          </a:xfrm>
                          <a:prstGeom prst="rect">
                            <a:avLst/>
                          </a:prstGeom>
                        </pic:spPr>
                      </pic:pic>
                    </a:graphicData>
                  </a:graphic>
                </wp:inline>
              </w:drawing>
            </w:r>
          </w:p>
        </w:tc>
        <w:tc>
          <w:tcPr>
            <w:tcW w:w="1246" w:type="dxa"/>
          </w:tcPr>
          <w:p w:rsidR="00E75658" w:rsidRPr="00103BAB" w:rsidRDefault="00E75658"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E75658" w:rsidRPr="00103BAB" w:rsidRDefault="00E75658" w:rsidP="004A45AA">
            <w:pPr>
              <w:jc w:val="center"/>
              <w:rPr>
                <w:rFonts w:asciiTheme="majorEastAsia" w:eastAsiaTheme="majorEastAsia" w:hAnsiTheme="majorEastAsia"/>
              </w:rPr>
            </w:pPr>
          </w:p>
        </w:tc>
        <w:tc>
          <w:tcPr>
            <w:tcW w:w="1020" w:type="dxa"/>
          </w:tcPr>
          <w:p w:rsidR="00E75658" w:rsidRPr="00103BAB" w:rsidRDefault="00E75658" w:rsidP="004A45AA">
            <w:pPr>
              <w:jc w:val="center"/>
              <w:rPr>
                <w:rFonts w:asciiTheme="majorEastAsia" w:eastAsiaTheme="majorEastAsia" w:hAnsiTheme="majorEastAsia"/>
                <w:color w:val="FF0000"/>
              </w:rPr>
            </w:pPr>
          </w:p>
        </w:tc>
        <w:tc>
          <w:tcPr>
            <w:tcW w:w="2719" w:type="dxa"/>
          </w:tcPr>
          <w:p w:rsidR="00E75658" w:rsidRPr="00103BAB" w:rsidRDefault="00E75658" w:rsidP="004A45AA">
            <w:pPr>
              <w:rPr>
                <w:rFonts w:asciiTheme="majorEastAsia" w:eastAsiaTheme="majorEastAsia" w:hAnsiTheme="majorEastAsia"/>
                <w:bCs/>
                <w:color w:val="1B1D1F"/>
                <w:szCs w:val="21"/>
                <w:shd w:val="clear" w:color="auto" w:fill="FFFFFF"/>
              </w:rPr>
            </w:pPr>
            <w:r w:rsidRPr="00103BAB">
              <w:rPr>
                <w:rFonts w:asciiTheme="majorEastAsia" w:eastAsiaTheme="majorEastAsia" w:hAnsiTheme="majorEastAsia" w:hint="eastAsia"/>
                <w:szCs w:val="21"/>
                <w:lang w:val="vi-VN"/>
              </w:rPr>
              <w:t>・</w:t>
            </w:r>
            <w:hyperlink r:id="rId92" w:history="1">
              <w:r w:rsidRPr="00103BAB">
                <w:rPr>
                  <w:rStyle w:val="ae"/>
                  <w:rFonts w:asciiTheme="majorEastAsia" w:eastAsiaTheme="majorEastAsia" w:hAnsiTheme="majorEastAsia"/>
                  <w:bCs/>
                  <w:color w:val="222222"/>
                  <w:szCs w:val="21"/>
                  <w:u w:val="none"/>
                  <w:shd w:val="clear" w:color="auto" w:fill="FFFFFF"/>
                </w:rPr>
                <w:t>[ 顧客対応 ]</w:t>
              </w:r>
            </w:hyperlink>
            <w:r w:rsidRPr="00103BAB">
              <w:rPr>
                <w:rFonts w:asciiTheme="majorEastAsia" w:eastAsiaTheme="majorEastAsia" w:hAnsiTheme="majorEastAsia"/>
                <w:bCs/>
                <w:color w:val="1B1D1F"/>
                <w:szCs w:val="21"/>
                <w:shd w:val="clear" w:color="auto" w:fill="FFFFFF"/>
              </w:rPr>
              <w:t>対応日時：2017/05/21 23:25</w:t>
            </w:r>
          </w:p>
          <w:p w:rsidR="00E75658" w:rsidRPr="00103BAB" w:rsidRDefault="00E75658" w:rsidP="004A45AA">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対応者</w:t>
            </w:r>
          </w:p>
          <w:p w:rsidR="00E75658" w:rsidRPr="00103BAB" w:rsidRDefault="00E75658" w:rsidP="004A45AA">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対応方法</w:t>
            </w:r>
          </w:p>
          <w:p w:rsidR="00E75658" w:rsidRPr="00103BAB" w:rsidRDefault="00E75658" w:rsidP="004A45AA">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対応種別</w:t>
            </w:r>
          </w:p>
          <w:p w:rsidR="00E75658" w:rsidRPr="00103BAB" w:rsidRDefault="00E75658" w:rsidP="004A45AA">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本文</w:t>
            </w:r>
          </w:p>
          <w:p w:rsidR="00E75658" w:rsidRPr="00103BAB" w:rsidRDefault="00E75658" w:rsidP="004A45AA">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添付</w:t>
            </w:r>
          </w:p>
          <w:p w:rsidR="00E75658" w:rsidRPr="00103BAB" w:rsidRDefault="00E75658" w:rsidP="004A45AA">
            <w:pPr>
              <w:rPr>
                <w:rFonts w:asciiTheme="majorEastAsia" w:eastAsiaTheme="majorEastAsia" w:hAnsiTheme="majorEastAsia"/>
                <w:szCs w:val="21"/>
                <w:lang w:val="vi-VN"/>
              </w:rPr>
            </w:pPr>
            <w:r w:rsidRPr="00103BAB">
              <w:rPr>
                <w:rFonts w:asciiTheme="majorEastAsia" w:eastAsiaTheme="majorEastAsia" w:hAnsiTheme="majorEastAsia" w:hint="eastAsia"/>
                <w:bCs/>
                <w:szCs w:val="21"/>
                <w:shd w:val="clear" w:color="auto" w:fill="FFFFFF"/>
              </w:rPr>
              <w:t>上記の項目を表示する</w:t>
            </w:r>
          </w:p>
        </w:tc>
        <w:tc>
          <w:tcPr>
            <w:tcW w:w="2491" w:type="dxa"/>
          </w:tcPr>
          <w:p w:rsidR="00E75658" w:rsidRPr="00103BAB" w:rsidRDefault="00E75658" w:rsidP="004A45AA">
            <w:pPr>
              <w:rPr>
                <w:rFonts w:asciiTheme="majorEastAsia" w:eastAsiaTheme="majorEastAsia" w:hAnsiTheme="majorEastAsia"/>
                <w:lang w:val="vi-VN"/>
              </w:rPr>
            </w:pPr>
          </w:p>
        </w:tc>
      </w:tr>
      <w:tr w:rsidR="00E64705" w:rsidRPr="00103BAB" w:rsidTr="004A45AA">
        <w:tc>
          <w:tcPr>
            <w:tcW w:w="2406" w:type="dxa"/>
          </w:tcPr>
          <w:p w:rsidR="00E64705" w:rsidRPr="00103BAB" w:rsidRDefault="005C1E6B" w:rsidP="004A45A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顧客へメール対応</w:t>
            </w:r>
          </w:p>
        </w:tc>
        <w:tc>
          <w:tcPr>
            <w:tcW w:w="1246" w:type="dxa"/>
          </w:tcPr>
          <w:p w:rsidR="00E64705" w:rsidRPr="00103BAB" w:rsidRDefault="005065D3"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E64705" w:rsidRPr="00103BAB" w:rsidRDefault="00E64705" w:rsidP="004A45AA">
            <w:pPr>
              <w:jc w:val="center"/>
              <w:rPr>
                <w:rFonts w:asciiTheme="majorEastAsia" w:eastAsiaTheme="majorEastAsia" w:hAnsiTheme="majorEastAsia"/>
              </w:rPr>
            </w:pPr>
          </w:p>
        </w:tc>
        <w:tc>
          <w:tcPr>
            <w:tcW w:w="1020" w:type="dxa"/>
          </w:tcPr>
          <w:p w:rsidR="00E64705" w:rsidRPr="00103BAB" w:rsidRDefault="00E64705" w:rsidP="004A45AA">
            <w:pPr>
              <w:jc w:val="center"/>
              <w:rPr>
                <w:rFonts w:asciiTheme="majorEastAsia" w:eastAsiaTheme="majorEastAsia" w:hAnsiTheme="majorEastAsia"/>
                <w:color w:val="FF0000"/>
              </w:rPr>
            </w:pPr>
          </w:p>
        </w:tc>
        <w:tc>
          <w:tcPr>
            <w:tcW w:w="2719" w:type="dxa"/>
          </w:tcPr>
          <w:p w:rsidR="00E64705" w:rsidRPr="00103BAB" w:rsidRDefault="00E64705" w:rsidP="004A45AA">
            <w:pPr>
              <w:rPr>
                <w:rFonts w:asciiTheme="majorEastAsia" w:eastAsiaTheme="majorEastAsia" w:hAnsiTheme="majorEastAsia"/>
                <w:lang w:val="vi-VN"/>
              </w:rPr>
            </w:pPr>
          </w:p>
        </w:tc>
        <w:tc>
          <w:tcPr>
            <w:tcW w:w="2491" w:type="dxa"/>
          </w:tcPr>
          <w:p w:rsidR="00E64705" w:rsidRPr="00103BAB" w:rsidRDefault="00E64705" w:rsidP="004A45AA">
            <w:pPr>
              <w:rPr>
                <w:rFonts w:asciiTheme="majorEastAsia" w:eastAsiaTheme="majorEastAsia" w:hAnsiTheme="majorEastAsia"/>
                <w:lang w:val="vi-VN"/>
              </w:rPr>
            </w:pPr>
          </w:p>
        </w:tc>
      </w:tr>
      <w:tr w:rsidR="00E64705" w:rsidRPr="00103BAB" w:rsidTr="004A45AA">
        <w:tc>
          <w:tcPr>
            <w:tcW w:w="2406" w:type="dxa"/>
          </w:tcPr>
          <w:p w:rsidR="00E64705" w:rsidRPr="00103BAB" w:rsidRDefault="001B03F9" w:rsidP="00E75658">
            <w:pPr>
              <w:rPr>
                <w:rFonts w:asciiTheme="majorEastAsia" w:eastAsiaTheme="majorEastAsia" w:hAnsiTheme="majorEastAsia"/>
                <w:noProof/>
              </w:rPr>
            </w:pPr>
            <w:r w:rsidRPr="00103BAB">
              <w:rPr>
                <w:rFonts w:asciiTheme="majorEastAsia" w:eastAsiaTheme="majorEastAsia" w:hAnsiTheme="majorEastAsia" w:hint="eastAsia"/>
                <w:noProof/>
              </w:rPr>
              <w:lastRenderedPageBreak/>
              <w:t>コメント</w:t>
            </w:r>
          </w:p>
          <w:p w:rsidR="001B03F9" w:rsidRPr="00103BAB" w:rsidRDefault="001B03F9" w:rsidP="00E75658">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150B6708" wp14:editId="717C4A30">
                  <wp:extent cx="1432891" cy="508000"/>
                  <wp:effectExtent l="0" t="0" r="0" b="6350"/>
                  <wp:docPr id="265" name="図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44866" cy="512246"/>
                          </a:xfrm>
                          <a:prstGeom prst="rect">
                            <a:avLst/>
                          </a:prstGeom>
                        </pic:spPr>
                      </pic:pic>
                    </a:graphicData>
                  </a:graphic>
                </wp:inline>
              </w:drawing>
            </w:r>
          </w:p>
        </w:tc>
        <w:tc>
          <w:tcPr>
            <w:tcW w:w="1246" w:type="dxa"/>
          </w:tcPr>
          <w:p w:rsidR="00E64705" w:rsidRPr="00103BAB" w:rsidRDefault="00E64705"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E64705" w:rsidRPr="00103BAB" w:rsidRDefault="00E64705" w:rsidP="004A45AA">
            <w:pPr>
              <w:jc w:val="center"/>
              <w:rPr>
                <w:rFonts w:asciiTheme="majorEastAsia" w:eastAsiaTheme="majorEastAsia" w:hAnsiTheme="majorEastAsia"/>
              </w:rPr>
            </w:pPr>
          </w:p>
        </w:tc>
        <w:tc>
          <w:tcPr>
            <w:tcW w:w="1020" w:type="dxa"/>
          </w:tcPr>
          <w:p w:rsidR="00E64705" w:rsidRPr="00103BAB" w:rsidRDefault="00E64705" w:rsidP="004A45AA">
            <w:pPr>
              <w:jc w:val="center"/>
              <w:rPr>
                <w:rFonts w:asciiTheme="majorEastAsia" w:eastAsiaTheme="majorEastAsia" w:hAnsiTheme="majorEastAsia"/>
                <w:color w:val="FF0000"/>
              </w:rPr>
            </w:pPr>
          </w:p>
        </w:tc>
        <w:tc>
          <w:tcPr>
            <w:tcW w:w="2719" w:type="dxa"/>
          </w:tcPr>
          <w:p w:rsidR="001B03F9" w:rsidRPr="00103BAB" w:rsidRDefault="001B03F9" w:rsidP="001B03F9">
            <w:pPr>
              <w:rPr>
                <w:rFonts w:asciiTheme="majorEastAsia" w:eastAsiaTheme="majorEastAsia" w:hAnsiTheme="majorEastAsia"/>
                <w:bCs/>
                <w:color w:val="1B1D1F"/>
                <w:szCs w:val="21"/>
                <w:shd w:val="clear" w:color="auto" w:fill="FFFFFF"/>
              </w:rPr>
            </w:pPr>
            <w:r w:rsidRPr="00103BAB">
              <w:rPr>
                <w:rFonts w:asciiTheme="majorEastAsia" w:eastAsiaTheme="majorEastAsia" w:hAnsiTheme="majorEastAsia" w:hint="eastAsia"/>
                <w:szCs w:val="21"/>
                <w:lang w:val="vi-VN"/>
              </w:rPr>
              <w:t>・</w:t>
            </w:r>
            <w:hyperlink r:id="rId94" w:history="1">
              <w:r w:rsidRPr="00103BAB">
                <w:rPr>
                  <w:rStyle w:val="ae"/>
                  <w:rFonts w:asciiTheme="majorEastAsia" w:eastAsiaTheme="majorEastAsia" w:hAnsiTheme="majorEastAsia"/>
                  <w:bCs/>
                  <w:color w:val="222222"/>
                  <w:szCs w:val="21"/>
                  <w:u w:val="none"/>
                  <w:shd w:val="clear" w:color="auto" w:fill="FFFFFF"/>
                </w:rPr>
                <w:t xml:space="preserve">[ </w:t>
              </w:r>
              <w:r w:rsidRPr="00103BAB">
                <w:rPr>
                  <w:rStyle w:val="ae"/>
                  <w:rFonts w:asciiTheme="majorEastAsia" w:eastAsiaTheme="majorEastAsia" w:hAnsiTheme="majorEastAsia" w:hint="eastAsia"/>
                  <w:bCs/>
                  <w:color w:val="222222"/>
                  <w:szCs w:val="21"/>
                  <w:u w:val="none"/>
                  <w:shd w:val="clear" w:color="auto" w:fill="FFFFFF"/>
                </w:rPr>
                <w:t>コメント</w:t>
              </w:r>
              <w:r w:rsidRPr="00103BAB">
                <w:rPr>
                  <w:rStyle w:val="ae"/>
                  <w:rFonts w:asciiTheme="majorEastAsia" w:eastAsiaTheme="majorEastAsia" w:hAnsiTheme="majorEastAsia"/>
                  <w:bCs/>
                  <w:color w:val="222222"/>
                  <w:szCs w:val="21"/>
                  <w:u w:val="none"/>
                  <w:shd w:val="clear" w:color="auto" w:fill="FFFFFF"/>
                </w:rPr>
                <w:t xml:space="preserve"> ]</w:t>
              </w:r>
            </w:hyperlink>
            <w:r w:rsidRPr="00103BAB">
              <w:rPr>
                <w:rFonts w:asciiTheme="majorEastAsia" w:eastAsiaTheme="majorEastAsia" w:hAnsiTheme="majorEastAsia"/>
                <w:color w:val="1B1D1F"/>
                <w:szCs w:val="21"/>
                <w:shd w:val="clear" w:color="auto" w:fill="FFFFFF"/>
              </w:rPr>
              <w:t xml:space="preserve"> 入力日時</w:t>
            </w:r>
            <w:r w:rsidRPr="00103BAB">
              <w:rPr>
                <w:rFonts w:asciiTheme="majorEastAsia" w:eastAsiaTheme="majorEastAsia" w:hAnsiTheme="majorEastAsia"/>
                <w:bCs/>
                <w:color w:val="1B1D1F"/>
                <w:szCs w:val="21"/>
                <w:shd w:val="clear" w:color="auto" w:fill="FFFFFF"/>
              </w:rPr>
              <w:t>：2017/05/21 23:25</w:t>
            </w:r>
          </w:p>
          <w:p w:rsidR="001B03F9" w:rsidRPr="00103BAB" w:rsidRDefault="001B03F9" w:rsidP="001B03F9">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入力者</w:t>
            </w:r>
          </w:p>
          <w:p w:rsidR="001B03F9" w:rsidRPr="00103BAB" w:rsidRDefault="001B03F9" w:rsidP="001B03F9">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本文</w:t>
            </w:r>
          </w:p>
          <w:p w:rsidR="001B03F9" w:rsidRPr="00103BAB" w:rsidRDefault="001B03F9" w:rsidP="001B03F9">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添付</w:t>
            </w:r>
          </w:p>
          <w:p w:rsidR="00E64705" w:rsidRPr="00103BAB" w:rsidRDefault="001B03F9" w:rsidP="001B03F9">
            <w:pPr>
              <w:rPr>
                <w:rFonts w:asciiTheme="majorEastAsia" w:eastAsiaTheme="majorEastAsia" w:hAnsiTheme="majorEastAsia"/>
                <w:lang w:val="vi-VN"/>
              </w:rPr>
            </w:pPr>
            <w:r w:rsidRPr="00103BAB">
              <w:rPr>
                <w:rFonts w:asciiTheme="majorEastAsia" w:eastAsiaTheme="majorEastAsia" w:hAnsiTheme="majorEastAsia" w:hint="eastAsia"/>
                <w:bCs/>
                <w:szCs w:val="21"/>
                <w:shd w:val="clear" w:color="auto" w:fill="FFFFFF"/>
              </w:rPr>
              <w:t>上記の項目を表示する</w:t>
            </w:r>
          </w:p>
        </w:tc>
        <w:tc>
          <w:tcPr>
            <w:tcW w:w="2491" w:type="dxa"/>
          </w:tcPr>
          <w:p w:rsidR="00E64705" w:rsidRPr="00103BAB" w:rsidRDefault="00E64705" w:rsidP="004A45AA">
            <w:pPr>
              <w:rPr>
                <w:rFonts w:asciiTheme="majorEastAsia" w:eastAsiaTheme="majorEastAsia" w:hAnsiTheme="majorEastAsia"/>
                <w:lang w:val="vi-VN"/>
              </w:rPr>
            </w:pPr>
          </w:p>
        </w:tc>
      </w:tr>
      <w:tr w:rsidR="00224A09" w:rsidRPr="00103BAB" w:rsidTr="004A45AA">
        <w:tc>
          <w:tcPr>
            <w:tcW w:w="2406" w:type="dxa"/>
          </w:tcPr>
          <w:p w:rsidR="00224A09" w:rsidRPr="00103BAB" w:rsidRDefault="00224A09" w:rsidP="00E75658">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対応依頼</w:t>
            </w:r>
          </w:p>
          <w:p w:rsidR="00224A09" w:rsidRPr="00103BAB" w:rsidRDefault="00224A09" w:rsidP="00E75658">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4836FAB0" wp14:editId="003C1752">
                  <wp:extent cx="1435099" cy="590550"/>
                  <wp:effectExtent l="0" t="0" r="0" b="0"/>
                  <wp:docPr id="275" name="図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434775" cy="590417"/>
                          </a:xfrm>
                          <a:prstGeom prst="rect">
                            <a:avLst/>
                          </a:prstGeom>
                        </pic:spPr>
                      </pic:pic>
                    </a:graphicData>
                  </a:graphic>
                </wp:inline>
              </w:drawing>
            </w:r>
          </w:p>
        </w:tc>
        <w:tc>
          <w:tcPr>
            <w:tcW w:w="1246" w:type="dxa"/>
          </w:tcPr>
          <w:p w:rsidR="00224A09" w:rsidRPr="00103BAB" w:rsidRDefault="00224A09"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224A09" w:rsidRPr="00103BAB" w:rsidRDefault="00224A09" w:rsidP="004A45AA">
            <w:pPr>
              <w:jc w:val="center"/>
              <w:rPr>
                <w:rFonts w:asciiTheme="majorEastAsia" w:eastAsiaTheme="majorEastAsia" w:hAnsiTheme="majorEastAsia"/>
              </w:rPr>
            </w:pPr>
          </w:p>
        </w:tc>
        <w:tc>
          <w:tcPr>
            <w:tcW w:w="1020" w:type="dxa"/>
          </w:tcPr>
          <w:p w:rsidR="00224A09" w:rsidRPr="00103BAB" w:rsidRDefault="00224A09" w:rsidP="004A45AA">
            <w:pPr>
              <w:jc w:val="center"/>
              <w:rPr>
                <w:rFonts w:asciiTheme="majorEastAsia" w:eastAsiaTheme="majorEastAsia" w:hAnsiTheme="majorEastAsia"/>
                <w:color w:val="FF0000"/>
              </w:rPr>
            </w:pPr>
          </w:p>
        </w:tc>
        <w:tc>
          <w:tcPr>
            <w:tcW w:w="2719" w:type="dxa"/>
          </w:tcPr>
          <w:p w:rsidR="00224A09" w:rsidRPr="00103BAB" w:rsidRDefault="00224A09" w:rsidP="00224A09">
            <w:pPr>
              <w:rPr>
                <w:rFonts w:asciiTheme="majorEastAsia" w:eastAsiaTheme="majorEastAsia" w:hAnsiTheme="majorEastAsia"/>
                <w:noProof/>
                <w:lang w:val="vi-VN"/>
              </w:rPr>
            </w:pPr>
            <w:r w:rsidRPr="00103BAB">
              <w:rPr>
                <w:rFonts w:asciiTheme="majorEastAsia" w:eastAsiaTheme="majorEastAsia" w:hAnsiTheme="majorEastAsia" w:hint="eastAsia"/>
                <w:szCs w:val="21"/>
                <w:lang w:val="vi-VN"/>
              </w:rPr>
              <w:t>・</w:t>
            </w:r>
            <w:r w:rsidRPr="00103BAB">
              <w:rPr>
                <w:rFonts w:asciiTheme="majorEastAsia" w:eastAsiaTheme="majorEastAsia" w:hAnsiTheme="majorEastAsia"/>
                <w:szCs w:val="21"/>
              </w:rPr>
              <w:fldChar w:fldCharType="begin"/>
            </w:r>
            <w:r w:rsidRPr="00103BAB">
              <w:rPr>
                <w:rFonts w:asciiTheme="majorEastAsia" w:eastAsiaTheme="majorEastAsia" w:hAnsiTheme="majorEastAsia"/>
                <w:szCs w:val="21"/>
              </w:rPr>
              <w:instrText xml:space="preserve"> HYPERLINK "https://bizcrm.gnext.asia/index.xhtml?s=L21vZHVsZXMvaXNzdWUvc2hvdy54aHRtbA==" </w:instrText>
            </w:r>
            <w:r w:rsidRPr="00103BAB">
              <w:rPr>
                <w:rFonts w:asciiTheme="majorEastAsia" w:eastAsiaTheme="majorEastAsia" w:hAnsiTheme="majorEastAsia"/>
                <w:szCs w:val="21"/>
              </w:rPr>
              <w:fldChar w:fldCharType="separate"/>
            </w:r>
            <w:r w:rsidRPr="00103BAB">
              <w:rPr>
                <w:rStyle w:val="ae"/>
                <w:rFonts w:asciiTheme="majorEastAsia" w:eastAsiaTheme="majorEastAsia" w:hAnsiTheme="majorEastAsia"/>
                <w:bCs/>
                <w:color w:val="222222"/>
                <w:szCs w:val="21"/>
                <w:u w:val="none"/>
                <w:shd w:val="clear" w:color="auto" w:fill="FFFFFF"/>
              </w:rPr>
              <w:t>[</w:t>
            </w:r>
            <w:r w:rsidRPr="00103BAB">
              <w:rPr>
                <w:rFonts w:asciiTheme="majorEastAsia" w:eastAsiaTheme="majorEastAsia" w:hAnsiTheme="majorEastAsia" w:hint="eastAsia"/>
                <w:noProof/>
                <w:lang w:val="vi-VN"/>
              </w:rPr>
              <w:t>対応依頼</w:t>
            </w:r>
            <w:r w:rsidRPr="00103BAB">
              <w:rPr>
                <w:rStyle w:val="ae"/>
                <w:rFonts w:asciiTheme="majorEastAsia" w:eastAsiaTheme="majorEastAsia" w:hAnsiTheme="majorEastAsia"/>
                <w:bCs/>
                <w:color w:val="222222"/>
                <w:szCs w:val="21"/>
                <w:u w:val="none"/>
                <w:shd w:val="clear" w:color="auto" w:fill="FFFFFF"/>
              </w:rPr>
              <w:t xml:space="preserve"> ]</w:t>
            </w:r>
            <w:r w:rsidRPr="00103BAB">
              <w:rPr>
                <w:rFonts w:asciiTheme="majorEastAsia" w:eastAsiaTheme="majorEastAsia" w:hAnsiTheme="majorEastAsia"/>
                <w:szCs w:val="21"/>
              </w:rPr>
              <w:fldChar w:fldCharType="end"/>
            </w:r>
            <w:r w:rsidRPr="00103BAB">
              <w:rPr>
                <w:rFonts w:asciiTheme="majorEastAsia" w:eastAsiaTheme="majorEastAsia" w:hAnsiTheme="majorEastAsia"/>
                <w:color w:val="1B1D1F"/>
                <w:sz w:val="18"/>
                <w:szCs w:val="18"/>
                <w:shd w:val="clear" w:color="auto" w:fill="FFFFFF"/>
              </w:rPr>
              <w:t xml:space="preserve"> 依頼日時</w:t>
            </w:r>
            <w:r w:rsidRPr="00103BAB">
              <w:rPr>
                <w:rFonts w:asciiTheme="majorEastAsia" w:eastAsiaTheme="majorEastAsia" w:hAnsiTheme="majorEastAsia"/>
                <w:bCs/>
                <w:color w:val="1B1D1F"/>
                <w:szCs w:val="21"/>
                <w:shd w:val="clear" w:color="auto" w:fill="FFFFFF"/>
              </w:rPr>
              <w:t>：2017/05/21 23:25</w:t>
            </w:r>
          </w:p>
          <w:p w:rsidR="00224A09" w:rsidRPr="00103BAB" w:rsidRDefault="00224A09" w:rsidP="00224A09">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 w:val="18"/>
                <w:szCs w:val="18"/>
                <w:shd w:val="clear" w:color="auto" w:fill="FFFFFF"/>
              </w:rPr>
              <w:t>送信者</w:t>
            </w:r>
          </w:p>
          <w:p w:rsidR="00224A09" w:rsidRPr="00103BAB" w:rsidRDefault="00224A09" w:rsidP="00224A09">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 w:val="18"/>
                <w:szCs w:val="18"/>
                <w:shd w:val="clear" w:color="auto" w:fill="FFFFFF"/>
              </w:rPr>
              <w:t>宛先</w:t>
            </w:r>
          </w:p>
          <w:p w:rsidR="00224A09" w:rsidRPr="00103BAB" w:rsidRDefault="00224A09" w:rsidP="00224A09">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 w:val="18"/>
                <w:szCs w:val="18"/>
                <w:shd w:val="clear" w:color="auto" w:fill="FFFFFF"/>
              </w:rPr>
              <w:t>件名</w:t>
            </w:r>
          </w:p>
          <w:p w:rsidR="00224A09" w:rsidRPr="00103BAB" w:rsidRDefault="00224A09" w:rsidP="00224A09">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本文</w:t>
            </w:r>
          </w:p>
          <w:p w:rsidR="00224A09" w:rsidRPr="00103BAB" w:rsidRDefault="00224A09" w:rsidP="00224A09">
            <w:pPr>
              <w:rPr>
                <w:rFonts w:asciiTheme="majorEastAsia" w:eastAsiaTheme="majorEastAsia" w:hAnsiTheme="major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hint="eastAsia"/>
                <w:bCs/>
                <w:szCs w:val="21"/>
                <w:shd w:val="clear" w:color="auto" w:fill="FFFFFF"/>
              </w:rPr>
              <w:t>フッター</w:t>
            </w:r>
          </w:p>
          <w:p w:rsidR="00224A09" w:rsidRPr="00103BAB" w:rsidRDefault="00224A09" w:rsidP="00224A09">
            <w:pPr>
              <w:rPr>
                <w:rFonts w:asciiTheme="majorEastAsia" w:eastAsiaTheme="majorEastAsia" w:hAnsiTheme="majorEastAsia"/>
                <w:szCs w:val="21"/>
                <w:lang w:val="vi-VN"/>
              </w:rPr>
            </w:pPr>
            <w:r w:rsidRPr="00103BAB">
              <w:rPr>
                <w:rFonts w:asciiTheme="majorEastAsia" w:eastAsiaTheme="majorEastAsia" w:hAnsiTheme="majorEastAsia" w:hint="eastAsia"/>
                <w:bCs/>
                <w:szCs w:val="21"/>
                <w:shd w:val="clear" w:color="auto" w:fill="FFFFFF"/>
              </w:rPr>
              <w:t>上記の項目を表示する</w:t>
            </w:r>
          </w:p>
        </w:tc>
        <w:tc>
          <w:tcPr>
            <w:tcW w:w="2491" w:type="dxa"/>
          </w:tcPr>
          <w:p w:rsidR="00224A09" w:rsidRPr="00103BAB" w:rsidRDefault="00224A09" w:rsidP="004A45AA">
            <w:pPr>
              <w:rPr>
                <w:rFonts w:asciiTheme="majorEastAsia" w:eastAsiaTheme="majorEastAsia" w:hAnsiTheme="majorEastAsia"/>
                <w:lang w:val="vi-VN"/>
              </w:rPr>
            </w:pPr>
          </w:p>
        </w:tc>
      </w:tr>
    </w:tbl>
    <w:p w:rsidR="00E64705" w:rsidRPr="00103BAB" w:rsidRDefault="00E64705" w:rsidP="00AB6D21">
      <w:pPr>
        <w:rPr>
          <w:rFonts w:asciiTheme="majorEastAsia" w:eastAsiaTheme="majorEastAsia" w:hAnsiTheme="majorEastAsia"/>
          <w:noProof/>
          <w:lang w:val="vi-VN"/>
        </w:rPr>
      </w:pPr>
    </w:p>
    <w:p w:rsidR="000E33B4" w:rsidRPr="00103BAB" w:rsidRDefault="000E33B4" w:rsidP="005F18E9">
      <w:pPr>
        <w:pStyle w:val="1"/>
        <w:ind w:firstLine="420"/>
        <w:rPr>
          <w:rFonts w:asciiTheme="majorEastAsia" w:hAnsiTheme="majorEastAsia"/>
          <w:noProof/>
        </w:rPr>
      </w:pPr>
      <w:bookmarkStart w:id="41" w:name="_Toc483178705"/>
      <w:r w:rsidRPr="00103BAB">
        <w:rPr>
          <w:rFonts w:asciiTheme="majorEastAsia" w:hAnsiTheme="majorEastAsia" w:hint="eastAsia"/>
          <w:noProof/>
        </w:rPr>
        <w:t>ISSUE-3</w:t>
      </w:r>
      <w:r w:rsidRPr="00103BAB">
        <w:rPr>
          <w:rFonts w:asciiTheme="majorEastAsia" w:hAnsiTheme="majorEastAsia" w:hint="eastAsia"/>
          <w:noProof/>
        </w:rPr>
        <w:tab/>
      </w:r>
      <w:r w:rsidRPr="00103BAB">
        <w:rPr>
          <w:rFonts w:asciiTheme="majorEastAsia" w:hAnsiTheme="majorEastAsia" w:hint="eastAsia"/>
          <w:noProof/>
          <w:lang w:val="vi-VN"/>
        </w:rPr>
        <w:t>受付情報詳細画面</w:t>
      </w:r>
      <w:bookmarkEnd w:id="41"/>
    </w:p>
    <w:p w:rsidR="003568F3" w:rsidRPr="00103BAB" w:rsidRDefault="003568F3" w:rsidP="005F18E9">
      <w:pPr>
        <w:pStyle w:val="1"/>
        <w:numPr>
          <w:ilvl w:val="0"/>
          <w:numId w:val="7"/>
        </w:numPr>
        <w:ind w:left="851"/>
        <w:rPr>
          <w:rFonts w:asciiTheme="majorEastAsia" w:hAnsiTheme="majorEastAsia"/>
          <w:noProof/>
        </w:rPr>
      </w:pPr>
      <w:bookmarkStart w:id="42" w:name="_Toc483178706"/>
      <w:r w:rsidRPr="00103BAB">
        <w:rPr>
          <w:rFonts w:asciiTheme="majorEastAsia" w:hAnsiTheme="majorEastAsia" w:hint="eastAsia"/>
          <w:noProof/>
        </w:rPr>
        <w:t>受付情報詳細　機能と概要</w:t>
      </w:r>
      <w:bookmarkEnd w:id="42"/>
    </w:p>
    <w:p w:rsidR="003568F3" w:rsidRPr="00103BAB" w:rsidRDefault="003568F3" w:rsidP="00AB6D2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1C574F0D" wp14:editId="5C806A48">
            <wp:extent cx="6664467" cy="4178300"/>
            <wp:effectExtent l="0" t="0" r="3175" b="0"/>
            <wp:docPr id="343" name="図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665670" cy="4179054"/>
                    </a:xfrm>
                    <a:prstGeom prst="rect">
                      <a:avLst/>
                    </a:prstGeom>
                  </pic:spPr>
                </pic:pic>
              </a:graphicData>
            </a:graphic>
          </wp:inline>
        </w:drawing>
      </w:r>
    </w:p>
    <w:p w:rsidR="003568F3" w:rsidRPr="00103BAB" w:rsidRDefault="003568F3" w:rsidP="00AB6D21">
      <w:pPr>
        <w:rPr>
          <w:rFonts w:asciiTheme="majorEastAsia" w:eastAsiaTheme="majorEastAsia" w:hAnsiTheme="majorEastAsia"/>
          <w:noProof/>
        </w:rPr>
      </w:pPr>
    </w:p>
    <w:p w:rsidR="00D95F79" w:rsidRPr="00103BAB" w:rsidRDefault="004717FE" w:rsidP="007A3848">
      <w:pPr>
        <w:pStyle w:val="1"/>
        <w:numPr>
          <w:ilvl w:val="0"/>
          <w:numId w:val="3"/>
        </w:numPr>
        <w:ind w:left="851"/>
        <w:rPr>
          <w:rFonts w:asciiTheme="majorEastAsia" w:hAnsiTheme="majorEastAsia"/>
          <w:noProof/>
        </w:rPr>
      </w:pPr>
      <w:bookmarkStart w:id="43" w:name="_Toc483178707"/>
      <w:r w:rsidRPr="00103BAB">
        <w:rPr>
          <w:rFonts w:asciiTheme="majorEastAsia" w:hAnsiTheme="majorEastAsia" w:hint="eastAsia"/>
          <w:noProof/>
        </w:rPr>
        <w:lastRenderedPageBreak/>
        <w:t xml:space="preserve">関連案件　</w:t>
      </w:r>
      <w:r w:rsidRPr="00103BAB">
        <w:rPr>
          <w:rFonts w:asciiTheme="majorEastAsia" w:hAnsiTheme="majorEastAsia" w:hint="eastAsia"/>
          <w:lang w:val="vi-VN"/>
        </w:rPr>
        <w:t>機能や概要</w:t>
      </w:r>
      <w:r w:rsidR="009D3975" w:rsidRPr="00103BAB">
        <w:rPr>
          <w:rFonts w:asciiTheme="majorEastAsia" w:hAnsiTheme="majorEastAsia" w:hint="eastAsia"/>
          <w:lang w:val="vi-VN"/>
        </w:rPr>
        <w:t>（編集、詳細）</w:t>
      </w:r>
      <w:bookmarkEnd w:id="43"/>
    </w:p>
    <w:p w:rsidR="00D95F79" w:rsidRPr="00103BAB" w:rsidRDefault="00D95F79"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57A3C19" wp14:editId="7D607327">
            <wp:extent cx="6798925" cy="1073150"/>
            <wp:effectExtent l="0" t="0" r="2540" b="0"/>
            <wp:docPr id="282" name="図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823382" cy="1077010"/>
                    </a:xfrm>
                    <a:prstGeom prst="rect">
                      <a:avLst/>
                    </a:prstGeom>
                  </pic:spPr>
                </pic:pic>
              </a:graphicData>
            </a:graphic>
          </wp:inline>
        </w:drawing>
      </w:r>
    </w:p>
    <w:p w:rsidR="00836D58" w:rsidRPr="00103BAB" w:rsidRDefault="00836D58" w:rsidP="00D95F79">
      <w:pPr>
        <w:rPr>
          <w:rFonts w:asciiTheme="majorEastAsia" w:eastAsiaTheme="majorEastAsia" w:hAnsiTheme="majorEastAsia"/>
          <w:noProof/>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4717FE" w:rsidRPr="00103BAB" w:rsidTr="00E33BB4">
        <w:tc>
          <w:tcPr>
            <w:tcW w:w="10847" w:type="dxa"/>
            <w:gridSpan w:val="6"/>
          </w:tcPr>
          <w:p w:rsidR="004717FE" w:rsidRPr="00103BAB" w:rsidRDefault="004717FE"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関連案件一覧</w:t>
            </w:r>
          </w:p>
        </w:tc>
      </w:tr>
      <w:tr w:rsidR="004717FE" w:rsidRPr="00103BAB" w:rsidTr="00E33BB4">
        <w:tc>
          <w:tcPr>
            <w:tcW w:w="2406" w:type="dxa"/>
            <w:shd w:val="clear" w:color="auto" w:fill="92D050"/>
          </w:tcPr>
          <w:p w:rsidR="004717FE" w:rsidRPr="00103BAB" w:rsidRDefault="004717F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4717FE" w:rsidRPr="00103BAB" w:rsidRDefault="004717F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4717FE" w:rsidRPr="00103BAB" w:rsidRDefault="004717F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4717FE" w:rsidRPr="00103BAB" w:rsidTr="00E33BB4">
        <w:tc>
          <w:tcPr>
            <w:tcW w:w="2406" w:type="dxa"/>
          </w:tcPr>
          <w:p w:rsidR="004717FE" w:rsidRPr="00103BAB" w:rsidRDefault="00E47779"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782EAAD5" wp14:editId="315C9D66">
                  <wp:extent cx="209550" cy="203200"/>
                  <wp:effectExtent l="0" t="0" r="0" b="6350"/>
                  <wp:docPr id="284" name="図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9550" cy="203200"/>
                          </a:xfrm>
                          <a:prstGeom prst="rect">
                            <a:avLst/>
                          </a:prstGeom>
                        </pic:spPr>
                      </pic:pic>
                    </a:graphicData>
                  </a:graphic>
                </wp:inline>
              </w:drawing>
            </w:r>
          </w:p>
        </w:tc>
        <w:tc>
          <w:tcPr>
            <w:tcW w:w="1246" w:type="dxa"/>
          </w:tcPr>
          <w:p w:rsidR="004717FE"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4717FE" w:rsidRPr="00103BAB" w:rsidRDefault="004717FE" w:rsidP="00E33BB4">
            <w:pPr>
              <w:jc w:val="center"/>
              <w:rPr>
                <w:rFonts w:asciiTheme="majorEastAsia" w:eastAsiaTheme="majorEastAsia" w:hAnsiTheme="majorEastAsia"/>
              </w:rPr>
            </w:pPr>
          </w:p>
        </w:tc>
        <w:tc>
          <w:tcPr>
            <w:tcW w:w="1020" w:type="dxa"/>
          </w:tcPr>
          <w:p w:rsidR="004717FE" w:rsidRPr="00103BAB" w:rsidRDefault="004717FE" w:rsidP="00E33BB4">
            <w:pPr>
              <w:jc w:val="center"/>
              <w:rPr>
                <w:rFonts w:asciiTheme="majorEastAsia" w:eastAsiaTheme="majorEastAsia" w:hAnsiTheme="majorEastAsia"/>
                <w:color w:val="FF0000"/>
              </w:rPr>
            </w:pPr>
          </w:p>
        </w:tc>
        <w:tc>
          <w:tcPr>
            <w:tcW w:w="2719" w:type="dxa"/>
          </w:tcPr>
          <w:p w:rsidR="004717FE"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E47779" w:rsidRPr="00103BAB">
              <w:rPr>
                <w:rFonts w:asciiTheme="majorEastAsia" w:eastAsiaTheme="majorEastAsia" w:hAnsiTheme="majorEastAsia" w:hint="eastAsia"/>
                <w:lang w:val="vi-VN"/>
              </w:rPr>
              <w:t>関連案件との紐づけするオバレーイを開きます。</w:t>
            </w:r>
          </w:p>
        </w:tc>
        <w:tc>
          <w:tcPr>
            <w:tcW w:w="2491" w:type="dxa"/>
          </w:tcPr>
          <w:p w:rsidR="004717FE"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関連案件オバレーイに参照</w:t>
            </w:r>
          </w:p>
        </w:tc>
      </w:tr>
      <w:tr w:rsidR="004717FE" w:rsidRPr="00103BAB" w:rsidTr="00E33BB4">
        <w:tc>
          <w:tcPr>
            <w:tcW w:w="2406" w:type="dxa"/>
          </w:tcPr>
          <w:p w:rsidR="004717FE" w:rsidRPr="00103BAB" w:rsidRDefault="00E47779"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90F1ACF" wp14:editId="63845F59">
                  <wp:extent cx="215900" cy="209550"/>
                  <wp:effectExtent l="0" t="0" r="0" b="0"/>
                  <wp:docPr id="28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15900" cy="209550"/>
                          </a:xfrm>
                          <a:prstGeom prst="rect">
                            <a:avLst/>
                          </a:prstGeom>
                        </pic:spPr>
                      </pic:pic>
                    </a:graphicData>
                  </a:graphic>
                </wp:inline>
              </w:drawing>
            </w:r>
          </w:p>
        </w:tc>
        <w:tc>
          <w:tcPr>
            <w:tcW w:w="1246" w:type="dxa"/>
          </w:tcPr>
          <w:p w:rsidR="004717FE"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4717FE" w:rsidRPr="00103BAB" w:rsidRDefault="004717FE" w:rsidP="00E33BB4">
            <w:pPr>
              <w:jc w:val="center"/>
              <w:rPr>
                <w:rFonts w:asciiTheme="majorEastAsia" w:eastAsiaTheme="majorEastAsia" w:hAnsiTheme="majorEastAsia"/>
              </w:rPr>
            </w:pPr>
          </w:p>
        </w:tc>
        <w:tc>
          <w:tcPr>
            <w:tcW w:w="1020" w:type="dxa"/>
          </w:tcPr>
          <w:p w:rsidR="004717FE" w:rsidRPr="00103BAB" w:rsidRDefault="004717FE" w:rsidP="00E33BB4">
            <w:pPr>
              <w:jc w:val="center"/>
              <w:rPr>
                <w:rFonts w:asciiTheme="majorEastAsia" w:eastAsiaTheme="majorEastAsia" w:hAnsiTheme="majorEastAsia"/>
                <w:color w:val="FF0000"/>
              </w:rPr>
            </w:pPr>
          </w:p>
        </w:tc>
        <w:tc>
          <w:tcPr>
            <w:tcW w:w="2719" w:type="dxa"/>
          </w:tcPr>
          <w:p w:rsidR="004717FE" w:rsidRPr="00103BAB" w:rsidRDefault="004D1708"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クリックしたら、クリックした行を削除される</w:t>
            </w:r>
          </w:p>
        </w:tc>
        <w:tc>
          <w:tcPr>
            <w:tcW w:w="2491" w:type="dxa"/>
          </w:tcPr>
          <w:p w:rsidR="004717FE" w:rsidRPr="00103BAB" w:rsidRDefault="004717FE" w:rsidP="00E33BB4">
            <w:pPr>
              <w:rPr>
                <w:rFonts w:asciiTheme="majorEastAsia" w:eastAsiaTheme="majorEastAsia" w:hAnsiTheme="majorEastAsia"/>
                <w:lang w:val="vi-VN"/>
              </w:rPr>
            </w:pPr>
          </w:p>
        </w:tc>
      </w:tr>
    </w:tbl>
    <w:p w:rsidR="004717FE" w:rsidRPr="00103BAB" w:rsidRDefault="004717FE" w:rsidP="004717FE">
      <w:pPr>
        <w:rPr>
          <w:rFonts w:asciiTheme="majorEastAsia" w:eastAsiaTheme="majorEastAsia" w:hAnsiTheme="majorEastAsia"/>
          <w:noProof/>
        </w:rPr>
      </w:pPr>
    </w:p>
    <w:p w:rsidR="00E47779" w:rsidRPr="00103BAB" w:rsidRDefault="00674337" w:rsidP="007A3848">
      <w:pPr>
        <w:pStyle w:val="1"/>
        <w:numPr>
          <w:ilvl w:val="0"/>
          <w:numId w:val="8"/>
        </w:numPr>
        <w:rPr>
          <w:rFonts w:asciiTheme="majorEastAsia" w:hAnsiTheme="majorEastAsia"/>
          <w:noProof/>
        </w:rPr>
      </w:pPr>
      <w:bookmarkStart w:id="44" w:name="_Toc483178708"/>
      <w:r w:rsidRPr="00103BAB">
        <w:rPr>
          <w:rFonts w:asciiTheme="majorEastAsia" w:hAnsiTheme="majorEastAsia"/>
          <w:noProof/>
        </w:rPr>
        <w:drawing>
          <wp:anchor distT="0" distB="0" distL="114300" distR="114300" simplePos="0" relativeHeight="251813888" behindDoc="0" locked="0" layoutInCell="1" allowOverlap="1" wp14:anchorId="684AC59A" wp14:editId="178B90D8">
            <wp:simplePos x="0" y="0"/>
            <wp:positionH relativeFrom="column">
              <wp:posOffset>876935</wp:posOffset>
            </wp:positionH>
            <wp:positionV relativeFrom="paragraph">
              <wp:posOffset>274955</wp:posOffset>
            </wp:positionV>
            <wp:extent cx="4787900" cy="2425700"/>
            <wp:effectExtent l="0" t="0" r="0" b="0"/>
            <wp:wrapTopAndBottom/>
            <wp:docPr id="290" name="図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787900" cy="2425700"/>
                    </a:xfrm>
                    <a:prstGeom prst="rect">
                      <a:avLst/>
                    </a:prstGeom>
                  </pic:spPr>
                </pic:pic>
              </a:graphicData>
            </a:graphic>
            <wp14:sizeRelH relativeFrom="page">
              <wp14:pctWidth>0</wp14:pctWidth>
            </wp14:sizeRelH>
            <wp14:sizeRelV relativeFrom="page">
              <wp14:pctHeight>0</wp14:pctHeight>
            </wp14:sizeRelV>
          </wp:anchor>
        </w:drawing>
      </w:r>
      <w:r w:rsidR="00E47779" w:rsidRPr="00103BAB">
        <w:rPr>
          <w:rFonts w:asciiTheme="majorEastAsia" w:hAnsiTheme="majorEastAsia" w:hint="eastAsia"/>
          <w:noProof/>
          <w:lang w:val="vi-VN"/>
        </w:rPr>
        <w:t>関連案件 オバレーイ</w:t>
      </w:r>
      <w:r w:rsidR="009D3975" w:rsidRPr="00103BAB">
        <w:rPr>
          <w:rFonts w:asciiTheme="majorEastAsia" w:hAnsiTheme="majorEastAsia" w:hint="eastAsia"/>
          <w:noProof/>
          <w:lang w:val="vi-VN"/>
        </w:rPr>
        <w:t>（編集、詳細）</w:t>
      </w:r>
      <w:bookmarkEnd w:id="44"/>
    </w:p>
    <w:p w:rsidR="00674337" w:rsidRPr="00103BAB" w:rsidRDefault="00674337" w:rsidP="00674337">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391"/>
        <w:gridCol w:w="1235"/>
        <w:gridCol w:w="1056"/>
        <w:gridCol w:w="1012"/>
        <w:gridCol w:w="2690"/>
        <w:gridCol w:w="2463"/>
      </w:tblGrid>
      <w:tr w:rsidR="00E47779" w:rsidRPr="00103BAB" w:rsidTr="00E33BB4">
        <w:tc>
          <w:tcPr>
            <w:tcW w:w="10847" w:type="dxa"/>
            <w:gridSpan w:val="6"/>
          </w:tcPr>
          <w:p w:rsidR="00E47779" w:rsidRPr="00103BAB" w:rsidRDefault="00E47779"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関連案件 オバレーイ</w:t>
            </w:r>
            <w:r w:rsidR="00167077" w:rsidRPr="00103BAB">
              <w:rPr>
                <w:rFonts w:asciiTheme="majorEastAsia" w:eastAsiaTheme="majorEastAsia" w:hAnsiTheme="majorEastAsia" w:hint="eastAsia"/>
                <w:b/>
                <w:lang w:val="vi-VN"/>
              </w:rPr>
              <w:t>（編集、詳細）</w:t>
            </w:r>
          </w:p>
        </w:tc>
      </w:tr>
      <w:tr w:rsidR="007A6709" w:rsidRPr="00103BAB" w:rsidTr="004B1402">
        <w:tc>
          <w:tcPr>
            <w:tcW w:w="2391" w:type="dxa"/>
            <w:shd w:val="clear" w:color="auto" w:fill="92D050"/>
          </w:tcPr>
          <w:p w:rsidR="00E47779" w:rsidRPr="00103BAB" w:rsidRDefault="00E4777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5" w:type="dxa"/>
            <w:shd w:val="clear" w:color="auto" w:fill="92D050"/>
          </w:tcPr>
          <w:p w:rsidR="00E47779" w:rsidRPr="00103BAB" w:rsidRDefault="00E4777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E47779" w:rsidRPr="00103BAB" w:rsidRDefault="00E4777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12" w:type="dxa"/>
            <w:shd w:val="clear" w:color="auto" w:fill="92D050"/>
          </w:tcPr>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90" w:type="dxa"/>
            <w:shd w:val="clear" w:color="auto" w:fill="92D050"/>
          </w:tcPr>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63" w:type="dxa"/>
            <w:shd w:val="clear" w:color="auto" w:fill="92D050"/>
          </w:tcPr>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7A6709" w:rsidRPr="00103BAB" w:rsidTr="004B1402">
        <w:tc>
          <w:tcPr>
            <w:tcW w:w="2391" w:type="dxa"/>
          </w:tcPr>
          <w:p w:rsidR="00E47779" w:rsidRPr="00103BAB" w:rsidRDefault="00E47779"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関連案件番号</w:t>
            </w:r>
          </w:p>
        </w:tc>
        <w:tc>
          <w:tcPr>
            <w:tcW w:w="1235" w:type="dxa"/>
          </w:tcPr>
          <w:p w:rsidR="00E47779"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E47779" w:rsidRPr="00103BAB" w:rsidRDefault="00E47779" w:rsidP="00E33BB4">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1012" w:type="dxa"/>
          </w:tcPr>
          <w:p w:rsidR="00E47779" w:rsidRPr="00103BAB" w:rsidRDefault="00E47779"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90" w:type="dxa"/>
          </w:tcPr>
          <w:p w:rsidR="00E47779"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E47779" w:rsidRPr="00103BAB">
              <w:rPr>
                <w:rFonts w:asciiTheme="majorEastAsia" w:eastAsiaTheme="majorEastAsia" w:hAnsiTheme="majorEastAsia" w:hint="eastAsia"/>
                <w:lang w:val="vi-VN"/>
              </w:rPr>
              <w:t>関連案件との紐づけするオバレーイを開きます。</w:t>
            </w:r>
          </w:p>
        </w:tc>
        <w:tc>
          <w:tcPr>
            <w:tcW w:w="2463" w:type="dxa"/>
          </w:tcPr>
          <w:p w:rsidR="00E47779"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関連案件オバレーイに参照</w:t>
            </w:r>
          </w:p>
        </w:tc>
      </w:tr>
      <w:tr w:rsidR="007A6709" w:rsidRPr="00103BAB" w:rsidTr="004B1402">
        <w:tc>
          <w:tcPr>
            <w:tcW w:w="2391" w:type="dxa"/>
          </w:tcPr>
          <w:p w:rsidR="00E47779" w:rsidRPr="00103BAB" w:rsidRDefault="00604A30" w:rsidP="00E33BB4">
            <w:pPr>
              <w:rPr>
                <w:rFonts w:asciiTheme="majorEastAsia" w:eastAsiaTheme="majorEastAsia" w:hAnsiTheme="majorEastAsia"/>
                <w:noProof/>
              </w:rPr>
            </w:pPr>
            <w:r w:rsidRPr="00103BAB">
              <w:rPr>
                <w:rFonts w:asciiTheme="majorEastAsia" w:eastAsiaTheme="majorEastAsia" w:hAnsiTheme="majorEastAsia" w:hint="eastAsia"/>
                <w:noProof/>
              </w:rPr>
              <w:t>コメント</w:t>
            </w:r>
          </w:p>
        </w:tc>
        <w:tc>
          <w:tcPr>
            <w:tcW w:w="1235" w:type="dxa"/>
          </w:tcPr>
          <w:p w:rsidR="00E47779" w:rsidRPr="00103BAB" w:rsidRDefault="00604A30"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E47779" w:rsidRPr="00103BAB" w:rsidRDefault="00604A30" w:rsidP="00E33BB4">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w:t>
            </w:r>
            <w:r w:rsidR="00824239" w:rsidRPr="00103BAB">
              <w:rPr>
                <w:rFonts w:asciiTheme="majorEastAsia" w:eastAsiaTheme="majorEastAsia" w:hAnsiTheme="majorEastAsia" w:hint="eastAsia"/>
              </w:rPr>
              <w:t>a</w:t>
            </w:r>
            <w:r w:rsidRPr="00103BAB">
              <w:rPr>
                <w:rFonts w:asciiTheme="majorEastAsia" w:eastAsiaTheme="majorEastAsia" w:hAnsiTheme="majorEastAsia" w:hint="eastAsia"/>
              </w:rPr>
              <w:t>rea</w:t>
            </w:r>
            <w:proofErr w:type="spellEnd"/>
          </w:p>
        </w:tc>
        <w:tc>
          <w:tcPr>
            <w:tcW w:w="1012" w:type="dxa"/>
          </w:tcPr>
          <w:p w:rsidR="00E47779" w:rsidRPr="00103BAB" w:rsidRDefault="00E47779" w:rsidP="00E33BB4">
            <w:pPr>
              <w:jc w:val="center"/>
              <w:rPr>
                <w:rFonts w:asciiTheme="majorEastAsia" w:eastAsiaTheme="majorEastAsia" w:hAnsiTheme="majorEastAsia"/>
                <w:color w:val="FF0000"/>
              </w:rPr>
            </w:pPr>
          </w:p>
        </w:tc>
        <w:tc>
          <w:tcPr>
            <w:tcW w:w="2690" w:type="dxa"/>
          </w:tcPr>
          <w:p w:rsidR="00E47779" w:rsidRPr="00103BAB" w:rsidRDefault="00E47779" w:rsidP="00E33BB4">
            <w:pPr>
              <w:rPr>
                <w:rFonts w:asciiTheme="majorEastAsia" w:eastAsiaTheme="majorEastAsia" w:hAnsiTheme="majorEastAsia"/>
                <w:lang w:val="vi-VN"/>
              </w:rPr>
            </w:pPr>
          </w:p>
        </w:tc>
        <w:tc>
          <w:tcPr>
            <w:tcW w:w="2463" w:type="dxa"/>
          </w:tcPr>
          <w:p w:rsidR="00E47779" w:rsidRPr="00103BAB" w:rsidRDefault="00E47779" w:rsidP="00E33BB4">
            <w:pPr>
              <w:rPr>
                <w:rFonts w:asciiTheme="majorEastAsia" w:eastAsiaTheme="majorEastAsia" w:hAnsiTheme="majorEastAsia"/>
                <w:lang w:val="vi-VN"/>
              </w:rPr>
            </w:pPr>
          </w:p>
        </w:tc>
      </w:tr>
      <w:tr w:rsidR="007A6709" w:rsidRPr="00103BAB" w:rsidTr="004B1402">
        <w:tc>
          <w:tcPr>
            <w:tcW w:w="2391" w:type="dxa"/>
          </w:tcPr>
          <w:p w:rsidR="007A6709" w:rsidRPr="00103BAB" w:rsidRDefault="007A6709"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AC6EC83" wp14:editId="6C6C3DCC">
                  <wp:extent cx="698500" cy="298450"/>
                  <wp:effectExtent l="0" t="0" r="6350" b="635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98500" cy="298450"/>
                          </a:xfrm>
                          <a:prstGeom prst="rect">
                            <a:avLst/>
                          </a:prstGeom>
                        </pic:spPr>
                      </pic:pic>
                    </a:graphicData>
                  </a:graphic>
                </wp:inline>
              </w:drawing>
            </w:r>
          </w:p>
        </w:tc>
        <w:tc>
          <w:tcPr>
            <w:tcW w:w="1235" w:type="dxa"/>
          </w:tcPr>
          <w:p w:rsidR="007A6709" w:rsidRPr="00103BAB" w:rsidRDefault="007A670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7A6709" w:rsidRPr="00103BAB" w:rsidRDefault="007A6709" w:rsidP="00E33BB4">
            <w:pPr>
              <w:jc w:val="center"/>
              <w:rPr>
                <w:rFonts w:asciiTheme="majorEastAsia" w:eastAsiaTheme="majorEastAsia" w:hAnsiTheme="majorEastAsia"/>
              </w:rPr>
            </w:pPr>
          </w:p>
        </w:tc>
        <w:tc>
          <w:tcPr>
            <w:tcW w:w="1012" w:type="dxa"/>
          </w:tcPr>
          <w:p w:rsidR="007A6709" w:rsidRPr="00103BAB" w:rsidRDefault="007A6709" w:rsidP="00E33BB4">
            <w:pPr>
              <w:jc w:val="center"/>
              <w:rPr>
                <w:rFonts w:asciiTheme="majorEastAsia" w:eastAsiaTheme="majorEastAsia" w:hAnsiTheme="majorEastAsia"/>
                <w:color w:val="FF0000"/>
              </w:rPr>
            </w:pPr>
          </w:p>
        </w:tc>
        <w:tc>
          <w:tcPr>
            <w:tcW w:w="2690" w:type="dxa"/>
          </w:tcPr>
          <w:p w:rsidR="007A6709"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p>
          <w:p w:rsidR="007A6709" w:rsidRPr="00103BAB" w:rsidRDefault="007A670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登録した「関連案件番号」と紐を付けられる</w:t>
            </w:r>
          </w:p>
        </w:tc>
        <w:tc>
          <w:tcPr>
            <w:tcW w:w="2463" w:type="dxa"/>
          </w:tcPr>
          <w:p w:rsidR="007A6709" w:rsidRPr="00103BAB" w:rsidRDefault="007A6709" w:rsidP="00E33BB4">
            <w:pPr>
              <w:rPr>
                <w:rFonts w:asciiTheme="majorEastAsia" w:eastAsiaTheme="majorEastAsia" w:hAnsiTheme="majorEastAsia"/>
                <w:lang w:val="vi-VN"/>
              </w:rPr>
            </w:pPr>
          </w:p>
        </w:tc>
      </w:tr>
    </w:tbl>
    <w:p w:rsidR="004B1402" w:rsidRPr="00103BAB" w:rsidRDefault="008B7A2A" w:rsidP="004B1402">
      <w:pPr>
        <w:pStyle w:val="1"/>
        <w:numPr>
          <w:ilvl w:val="0"/>
          <w:numId w:val="3"/>
        </w:numPr>
        <w:ind w:left="851"/>
        <w:rPr>
          <w:rFonts w:asciiTheme="majorEastAsia" w:hAnsiTheme="majorEastAsia"/>
          <w:noProof/>
        </w:rPr>
      </w:pPr>
      <w:bookmarkStart w:id="45" w:name="_Toc483178709"/>
      <w:r>
        <w:rPr>
          <w:rFonts w:ascii="Arial" w:hAnsi="Arial" w:hint="eastAsia"/>
          <w:noProof/>
          <w:lang w:val="vi-VN"/>
        </w:rPr>
        <w:lastRenderedPageBreak/>
        <w:t>音声</w:t>
      </w:r>
      <w:r w:rsidR="004B1402" w:rsidRPr="00103BAB">
        <w:rPr>
          <w:rFonts w:asciiTheme="majorEastAsia" w:hAnsiTheme="majorEastAsia" w:hint="eastAsia"/>
          <w:noProof/>
        </w:rPr>
        <w:t xml:space="preserve">　</w:t>
      </w:r>
      <w:r w:rsidR="004B1402" w:rsidRPr="00103BAB">
        <w:rPr>
          <w:rFonts w:asciiTheme="majorEastAsia" w:hAnsiTheme="majorEastAsia" w:hint="eastAsia"/>
          <w:lang w:val="vi-VN"/>
        </w:rPr>
        <w:t>機能や概要（編集、詳細）</w:t>
      </w:r>
      <w:bookmarkEnd w:id="45"/>
    </w:p>
    <w:p w:rsidR="00E47779" w:rsidRPr="004B1402" w:rsidRDefault="008B7A2A" w:rsidP="00E47779">
      <w:pPr>
        <w:rPr>
          <w:rFonts w:asciiTheme="majorEastAsia" w:eastAsiaTheme="majorEastAsia" w:hAnsiTheme="majorEastAsia"/>
          <w:noProof/>
        </w:rPr>
      </w:pPr>
      <w:r>
        <w:rPr>
          <w:noProof/>
        </w:rPr>
        <w:drawing>
          <wp:inline distT="0" distB="0" distL="0" distR="0" wp14:anchorId="5E44952A" wp14:editId="1955CDC8">
            <wp:extent cx="6630144" cy="806450"/>
            <wp:effectExtent l="0" t="0" r="0" b="0"/>
            <wp:docPr id="370" name="図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661126" cy="810218"/>
                    </a:xfrm>
                    <a:prstGeom prst="rect">
                      <a:avLst/>
                    </a:prstGeom>
                  </pic:spPr>
                </pic:pic>
              </a:graphicData>
            </a:graphic>
          </wp:inline>
        </w:drawing>
      </w:r>
    </w:p>
    <w:p w:rsidR="004B1402" w:rsidRDefault="004B1402" w:rsidP="00E47779">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586"/>
        <w:gridCol w:w="1209"/>
        <w:gridCol w:w="1035"/>
        <w:gridCol w:w="992"/>
        <w:gridCol w:w="2622"/>
        <w:gridCol w:w="2403"/>
      </w:tblGrid>
      <w:tr w:rsidR="008B7A2A" w:rsidRPr="00103BAB" w:rsidTr="001C2630">
        <w:tc>
          <w:tcPr>
            <w:tcW w:w="10847" w:type="dxa"/>
            <w:gridSpan w:val="6"/>
          </w:tcPr>
          <w:p w:rsidR="008B7A2A" w:rsidRPr="00103BAB" w:rsidRDefault="003807B8" w:rsidP="001C2630">
            <w:pPr>
              <w:pStyle w:val="a5"/>
              <w:numPr>
                <w:ilvl w:val="0"/>
                <w:numId w:val="3"/>
              </w:numPr>
              <w:ind w:leftChars="0"/>
              <w:rPr>
                <w:rFonts w:asciiTheme="majorEastAsia" w:eastAsiaTheme="majorEastAsia" w:hAnsiTheme="majorEastAsia"/>
                <w:b/>
                <w:szCs w:val="21"/>
              </w:rPr>
            </w:pPr>
            <w:r>
              <w:rPr>
                <w:rFonts w:asciiTheme="majorEastAsia" w:eastAsiaTheme="majorEastAsia" w:hAnsiTheme="majorEastAsia" w:hint="eastAsia"/>
                <w:b/>
                <w:lang w:val="vi-VN"/>
              </w:rPr>
              <w:t>音声</w:t>
            </w:r>
            <w:r w:rsidR="008B7A2A" w:rsidRPr="00103BAB">
              <w:rPr>
                <w:rFonts w:asciiTheme="majorEastAsia" w:eastAsiaTheme="majorEastAsia" w:hAnsiTheme="majorEastAsia" w:hint="eastAsia"/>
                <w:b/>
                <w:lang w:val="vi-VN"/>
              </w:rPr>
              <w:t xml:space="preserve"> オバレーイ（編集、詳細）</w:t>
            </w:r>
          </w:p>
        </w:tc>
      </w:tr>
      <w:tr w:rsidR="008B7A2A" w:rsidRPr="00103BAB" w:rsidTr="001C2630">
        <w:tc>
          <w:tcPr>
            <w:tcW w:w="2417" w:type="dxa"/>
            <w:shd w:val="clear" w:color="auto" w:fill="92D050"/>
          </w:tcPr>
          <w:p w:rsidR="008B7A2A" w:rsidRPr="00103BAB" w:rsidRDefault="008B7A2A"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8B7A2A" w:rsidRPr="00103BAB" w:rsidRDefault="008B7A2A"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8B7A2A" w:rsidRPr="00103BAB" w:rsidRDefault="008B7A2A"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8B7A2A" w:rsidRPr="00103BAB" w:rsidTr="001C2630">
        <w:tc>
          <w:tcPr>
            <w:tcW w:w="2417" w:type="dxa"/>
          </w:tcPr>
          <w:p w:rsidR="008B7A2A" w:rsidRPr="00103BAB" w:rsidRDefault="008B7A2A" w:rsidP="001C2630">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649C4D18" wp14:editId="5B4688EE">
                  <wp:extent cx="209550" cy="203200"/>
                  <wp:effectExtent l="0" t="0" r="0" b="6350"/>
                  <wp:docPr id="371" name="図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9550" cy="203200"/>
                          </a:xfrm>
                          <a:prstGeom prst="rect">
                            <a:avLst/>
                          </a:prstGeom>
                        </pic:spPr>
                      </pic:pic>
                    </a:graphicData>
                  </a:graphic>
                </wp:inline>
              </w:drawing>
            </w:r>
          </w:p>
        </w:tc>
        <w:tc>
          <w:tcPr>
            <w:tcW w:w="1232"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8B7A2A" w:rsidRPr="00103BAB" w:rsidRDefault="008B7A2A" w:rsidP="001C2630">
            <w:pPr>
              <w:jc w:val="center"/>
              <w:rPr>
                <w:rFonts w:asciiTheme="majorEastAsia" w:eastAsiaTheme="majorEastAsia" w:hAnsiTheme="majorEastAsia"/>
              </w:rPr>
            </w:pPr>
          </w:p>
        </w:tc>
        <w:tc>
          <w:tcPr>
            <w:tcW w:w="1009" w:type="dxa"/>
          </w:tcPr>
          <w:p w:rsidR="008B7A2A" w:rsidRPr="00103BAB" w:rsidRDefault="008B7A2A" w:rsidP="001C2630">
            <w:pPr>
              <w:jc w:val="center"/>
              <w:rPr>
                <w:rFonts w:asciiTheme="majorEastAsia" w:eastAsiaTheme="majorEastAsia" w:hAnsiTheme="majorEastAsia"/>
                <w:color w:val="FF0000"/>
              </w:rPr>
            </w:pPr>
          </w:p>
        </w:tc>
        <w:tc>
          <w:tcPr>
            <w:tcW w:w="2681"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Pr>
                <w:rFonts w:asciiTheme="majorEastAsia" w:eastAsiaTheme="majorEastAsia" w:hAnsiTheme="majorEastAsia" w:hint="eastAsia"/>
                <w:lang w:val="vi-VN"/>
              </w:rPr>
              <w:t>音声ファイルの作成オバレーイを表示する</w:t>
            </w:r>
            <w:r w:rsidRPr="00103BAB">
              <w:rPr>
                <w:rFonts w:asciiTheme="majorEastAsia" w:eastAsiaTheme="majorEastAsia" w:hAnsiTheme="majorEastAsia" w:hint="eastAsia"/>
                <w:lang w:val="vi-VN"/>
              </w:rPr>
              <w:t>。</w:t>
            </w:r>
          </w:p>
        </w:tc>
        <w:tc>
          <w:tcPr>
            <w:tcW w:w="2455" w:type="dxa"/>
          </w:tcPr>
          <w:p w:rsidR="008B7A2A" w:rsidRPr="00103BAB" w:rsidRDefault="008B7A2A" w:rsidP="008B7A2A">
            <w:pPr>
              <w:rPr>
                <w:rFonts w:asciiTheme="majorEastAsia" w:eastAsiaTheme="majorEastAsia" w:hAnsiTheme="majorEastAsia"/>
                <w:lang w:val="vi-VN"/>
              </w:rPr>
            </w:pPr>
            <w:r>
              <w:rPr>
                <w:rFonts w:asciiTheme="majorEastAsia" w:eastAsiaTheme="majorEastAsia" w:hAnsiTheme="majorEastAsia" w:hint="eastAsia"/>
                <w:lang w:val="vi-VN"/>
              </w:rPr>
              <w:t>音声ファイル</w:t>
            </w:r>
            <w:r w:rsidRPr="00103BAB">
              <w:rPr>
                <w:rFonts w:asciiTheme="majorEastAsia" w:eastAsiaTheme="majorEastAsia" w:hAnsiTheme="majorEastAsia" w:hint="eastAsia"/>
                <w:lang w:val="vi-VN"/>
              </w:rPr>
              <w:t>オバレーイに参照</w:t>
            </w:r>
          </w:p>
        </w:tc>
      </w:tr>
      <w:tr w:rsidR="008B7A2A" w:rsidRPr="00103BAB" w:rsidTr="001C2630">
        <w:tc>
          <w:tcPr>
            <w:tcW w:w="2417" w:type="dxa"/>
          </w:tcPr>
          <w:p w:rsidR="008B7A2A" w:rsidRPr="008B7A2A" w:rsidRDefault="008B7A2A" w:rsidP="001C2630">
            <w:pPr>
              <w:rPr>
                <w:rFonts w:ascii="Arial" w:eastAsiaTheme="majorEastAsia" w:hAnsi="Arial"/>
                <w:noProof/>
                <w:lang w:val="vi-VN"/>
              </w:rPr>
            </w:pPr>
            <w:r>
              <w:rPr>
                <w:noProof/>
              </w:rPr>
              <w:drawing>
                <wp:inline distT="0" distB="0" distL="0" distR="0" wp14:anchorId="3BFFEBED" wp14:editId="640AB84A">
                  <wp:extent cx="1498600" cy="786455"/>
                  <wp:effectExtent l="0" t="0" r="6350" b="0"/>
                  <wp:docPr id="373" name="図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498600" cy="786455"/>
                          </a:xfrm>
                          <a:prstGeom prst="rect">
                            <a:avLst/>
                          </a:prstGeom>
                        </pic:spPr>
                      </pic:pic>
                    </a:graphicData>
                  </a:graphic>
                </wp:inline>
              </w:drawing>
            </w:r>
          </w:p>
        </w:tc>
        <w:tc>
          <w:tcPr>
            <w:tcW w:w="1232"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8B7A2A" w:rsidRPr="00103BAB" w:rsidRDefault="008B7A2A" w:rsidP="001C2630">
            <w:pPr>
              <w:jc w:val="center"/>
              <w:rPr>
                <w:rFonts w:asciiTheme="majorEastAsia" w:eastAsiaTheme="majorEastAsia" w:hAnsiTheme="majorEastAsia"/>
              </w:rPr>
            </w:pPr>
          </w:p>
        </w:tc>
        <w:tc>
          <w:tcPr>
            <w:tcW w:w="1009" w:type="dxa"/>
          </w:tcPr>
          <w:p w:rsidR="008B7A2A" w:rsidRPr="00103BAB" w:rsidRDefault="008B7A2A" w:rsidP="001C2630">
            <w:pPr>
              <w:jc w:val="center"/>
              <w:rPr>
                <w:rFonts w:asciiTheme="majorEastAsia" w:eastAsiaTheme="majorEastAsia" w:hAnsiTheme="majorEastAsia"/>
                <w:color w:val="FF0000"/>
              </w:rPr>
            </w:pPr>
          </w:p>
        </w:tc>
        <w:tc>
          <w:tcPr>
            <w:tcW w:w="2681"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・「編集、削除」</w:t>
            </w:r>
          </w:p>
          <w:p w:rsidR="008B7A2A" w:rsidRPr="00103BAB" w:rsidRDefault="008B7A2A" w:rsidP="001C2630">
            <w:pPr>
              <w:rPr>
                <w:rFonts w:asciiTheme="majorEastAsia" w:eastAsiaTheme="majorEastAsia" w:hAnsiTheme="majorEastAsia"/>
                <w:lang w:val="vi-VN"/>
              </w:rPr>
            </w:pPr>
          </w:p>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・「編集」をクリックしたら、</w:t>
            </w:r>
            <w:r>
              <w:rPr>
                <w:rFonts w:asciiTheme="majorEastAsia" w:eastAsiaTheme="majorEastAsia" w:hAnsiTheme="majorEastAsia" w:hint="eastAsia"/>
                <w:lang w:val="vi-VN"/>
              </w:rPr>
              <w:t>音声ファイル</w:t>
            </w:r>
            <w:r w:rsidRPr="00103BAB">
              <w:rPr>
                <w:rFonts w:asciiTheme="majorEastAsia" w:eastAsiaTheme="majorEastAsia" w:hAnsiTheme="majorEastAsia" w:hint="eastAsia"/>
                <w:lang w:val="vi-VN"/>
              </w:rPr>
              <w:t>オバレーイを開く</w:t>
            </w:r>
          </w:p>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・「削除」をクリックしたら、クリックした</w:t>
            </w:r>
            <w:r>
              <w:rPr>
                <w:rFonts w:asciiTheme="majorEastAsia" w:eastAsiaTheme="majorEastAsia" w:hAnsiTheme="majorEastAsia" w:hint="eastAsia"/>
                <w:lang w:val="vi-VN"/>
              </w:rPr>
              <w:t>音声ファイル情報</w:t>
            </w:r>
            <w:r w:rsidRPr="00103BAB">
              <w:rPr>
                <w:rFonts w:asciiTheme="majorEastAsia" w:eastAsiaTheme="majorEastAsia" w:hAnsiTheme="majorEastAsia" w:hint="eastAsia"/>
                <w:lang w:val="vi-VN"/>
              </w:rPr>
              <w:t>が削除する</w:t>
            </w:r>
          </w:p>
        </w:tc>
        <w:tc>
          <w:tcPr>
            <w:tcW w:w="2455"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「編集」リンク場合、</w:t>
            </w:r>
            <w:r>
              <w:rPr>
                <w:rFonts w:asciiTheme="majorEastAsia" w:eastAsiaTheme="majorEastAsia" w:hAnsiTheme="majorEastAsia" w:hint="eastAsia"/>
                <w:lang w:val="vi-VN"/>
              </w:rPr>
              <w:t>音声ファイル</w:t>
            </w:r>
            <w:r w:rsidRPr="00103BAB">
              <w:rPr>
                <w:rFonts w:asciiTheme="majorEastAsia" w:eastAsiaTheme="majorEastAsia" w:hAnsiTheme="majorEastAsia" w:hint="eastAsia"/>
                <w:lang w:val="vi-VN"/>
              </w:rPr>
              <w:t>オバレーイに参照</w:t>
            </w:r>
          </w:p>
        </w:tc>
      </w:tr>
    </w:tbl>
    <w:p w:rsidR="008B7A2A" w:rsidRDefault="008B7A2A" w:rsidP="00E47779">
      <w:pPr>
        <w:rPr>
          <w:rFonts w:asciiTheme="majorEastAsia" w:eastAsiaTheme="majorEastAsia" w:hAnsiTheme="majorEastAsia"/>
          <w:noProof/>
        </w:rPr>
      </w:pPr>
    </w:p>
    <w:p w:rsidR="003807B8" w:rsidRDefault="003807B8" w:rsidP="003807B8">
      <w:pPr>
        <w:pStyle w:val="1"/>
        <w:numPr>
          <w:ilvl w:val="0"/>
          <w:numId w:val="8"/>
        </w:numPr>
        <w:rPr>
          <w:lang w:val="vi-VN"/>
        </w:rPr>
      </w:pPr>
      <w:bookmarkStart w:id="46" w:name="_Toc483178710"/>
      <w:r>
        <w:rPr>
          <w:noProof/>
        </w:rPr>
        <w:drawing>
          <wp:anchor distT="0" distB="0" distL="114300" distR="114300" simplePos="0" relativeHeight="251913216" behindDoc="0" locked="0" layoutInCell="1" allowOverlap="1" wp14:anchorId="4F754A93" wp14:editId="61BAC6E9">
            <wp:simplePos x="0" y="0"/>
            <wp:positionH relativeFrom="column">
              <wp:posOffset>1175385</wp:posOffset>
            </wp:positionH>
            <wp:positionV relativeFrom="paragraph">
              <wp:posOffset>294005</wp:posOffset>
            </wp:positionV>
            <wp:extent cx="4292600" cy="1924050"/>
            <wp:effectExtent l="0" t="0" r="0" b="0"/>
            <wp:wrapTopAndBottom/>
            <wp:docPr id="374" name="図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4292600" cy="192405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vi-VN"/>
        </w:rPr>
        <w:t>音声ファイル</w:t>
      </w:r>
      <w:r w:rsidRPr="00103BAB">
        <w:rPr>
          <w:rFonts w:hint="eastAsia"/>
          <w:lang w:val="vi-VN"/>
        </w:rPr>
        <w:t>オバレーイ</w:t>
      </w:r>
      <w:bookmarkEnd w:id="46"/>
    </w:p>
    <w:p w:rsidR="003807B8" w:rsidRPr="003807B8" w:rsidRDefault="003807B8" w:rsidP="003807B8">
      <w:pPr>
        <w:rPr>
          <w:lang w:val="vi-VN"/>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3807B8" w:rsidRPr="00103BAB" w:rsidTr="001C2630">
        <w:tc>
          <w:tcPr>
            <w:tcW w:w="10847" w:type="dxa"/>
            <w:gridSpan w:val="6"/>
          </w:tcPr>
          <w:p w:rsidR="003807B8" w:rsidRPr="00103BAB" w:rsidRDefault="003807B8" w:rsidP="001C2630">
            <w:pPr>
              <w:pStyle w:val="a5"/>
              <w:numPr>
                <w:ilvl w:val="0"/>
                <w:numId w:val="3"/>
              </w:numPr>
              <w:ind w:leftChars="0"/>
              <w:rPr>
                <w:rFonts w:asciiTheme="majorEastAsia" w:eastAsiaTheme="majorEastAsia" w:hAnsiTheme="majorEastAsia"/>
                <w:b/>
                <w:szCs w:val="21"/>
              </w:rPr>
            </w:pPr>
            <w:r>
              <w:rPr>
                <w:rFonts w:asciiTheme="majorEastAsia" w:eastAsiaTheme="majorEastAsia" w:hAnsiTheme="majorEastAsia" w:hint="eastAsia"/>
                <w:b/>
                <w:lang w:val="vi-VN"/>
              </w:rPr>
              <w:t>音声</w:t>
            </w:r>
            <w:r w:rsidRPr="00103BAB">
              <w:rPr>
                <w:rFonts w:asciiTheme="majorEastAsia" w:eastAsiaTheme="majorEastAsia" w:hAnsiTheme="majorEastAsia" w:hint="eastAsia"/>
                <w:b/>
                <w:lang w:val="vi-VN"/>
              </w:rPr>
              <w:t xml:space="preserve"> オバレーイ（編集、詳細）</w:t>
            </w:r>
          </w:p>
        </w:tc>
      </w:tr>
      <w:tr w:rsidR="003807B8" w:rsidRPr="00103BAB" w:rsidTr="001C2630">
        <w:tc>
          <w:tcPr>
            <w:tcW w:w="2417" w:type="dxa"/>
            <w:shd w:val="clear" w:color="auto" w:fill="92D050"/>
          </w:tcPr>
          <w:p w:rsidR="003807B8" w:rsidRPr="00103BAB" w:rsidRDefault="003807B8"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3807B8" w:rsidRPr="00103BAB" w:rsidRDefault="003807B8"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3807B8" w:rsidRPr="00103BAB" w:rsidRDefault="003807B8"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3807B8" w:rsidRPr="00103BAB" w:rsidTr="001C2630">
        <w:tc>
          <w:tcPr>
            <w:tcW w:w="2417" w:type="dxa"/>
          </w:tcPr>
          <w:p w:rsidR="003807B8" w:rsidRDefault="003807B8" w:rsidP="001C2630">
            <w:pPr>
              <w:rPr>
                <w:rFonts w:asciiTheme="majorEastAsia" w:eastAsiaTheme="majorEastAsia" w:hAnsiTheme="majorEastAsia"/>
                <w:noProof/>
                <w:lang w:val="vi-VN"/>
              </w:rPr>
            </w:pPr>
            <w:r>
              <w:rPr>
                <w:rFonts w:asciiTheme="majorEastAsia" w:eastAsiaTheme="majorEastAsia" w:hAnsiTheme="majorEastAsia" w:hint="eastAsia"/>
                <w:noProof/>
                <w:lang w:val="vi-VN"/>
              </w:rPr>
              <w:t>区分</w:t>
            </w:r>
          </w:p>
          <w:p w:rsidR="00D5465B" w:rsidRPr="00103BAB" w:rsidRDefault="00D5465B" w:rsidP="001C2630">
            <w:pPr>
              <w:rPr>
                <w:rFonts w:asciiTheme="majorEastAsia" w:eastAsiaTheme="majorEastAsia" w:hAnsiTheme="majorEastAsia"/>
                <w:noProof/>
                <w:lang w:val="vi-VN"/>
              </w:rPr>
            </w:pPr>
            <w:r>
              <w:rPr>
                <w:noProof/>
              </w:rPr>
              <w:drawing>
                <wp:inline distT="0" distB="0" distL="0" distR="0" wp14:anchorId="097F3003" wp14:editId="6F619D28">
                  <wp:extent cx="1168400" cy="768350"/>
                  <wp:effectExtent l="0" t="0" r="0" b="0"/>
                  <wp:docPr id="380" name="図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168400" cy="768350"/>
                          </a:xfrm>
                          <a:prstGeom prst="rect">
                            <a:avLst/>
                          </a:prstGeom>
                        </pic:spPr>
                      </pic:pic>
                    </a:graphicData>
                  </a:graphic>
                </wp:inline>
              </w:drawing>
            </w:r>
          </w:p>
        </w:tc>
        <w:tc>
          <w:tcPr>
            <w:tcW w:w="1232" w:type="dxa"/>
          </w:tcPr>
          <w:p w:rsidR="003807B8" w:rsidRPr="00103BAB" w:rsidRDefault="003807B8"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3807B8" w:rsidRPr="00103BAB" w:rsidRDefault="003807B8" w:rsidP="001C2630">
            <w:pPr>
              <w:jc w:val="center"/>
              <w:rPr>
                <w:rFonts w:asciiTheme="majorEastAsia" w:eastAsiaTheme="majorEastAsia" w:hAnsiTheme="majorEastAsia"/>
              </w:rPr>
            </w:pPr>
          </w:p>
        </w:tc>
        <w:tc>
          <w:tcPr>
            <w:tcW w:w="1009" w:type="dxa"/>
          </w:tcPr>
          <w:p w:rsidR="003807B8" w:rsidRPr="00103BAB" w:rsidRDefault="003807B8" w:rsidP="001C2630">
            <w:pPr>
              <w:jc w:val="center"/>
              <w:rPr>
                <w:rFonts w:asciiTheme="majorEastAsia" w:eastAsiaTheme="majorEastAsia" w:hAnsiTheme="majorEastAsia"/>
                <w:color w:val="FF0000"/>
              </w:rPr>
            </w:pPr>
          </w:p>
        </w:tc>
        <w:tc>
          <w:tcPr>
            <w:tcW w:w="2681" w:type="dxa"/>
          </w:tcPr>
          <w:p w:rsidR="003807B8" w:rsidRPr="00103BAB" w:rsidRDefault="003807B8" w:rsidP="0088706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88706D">
              <w:rPr>
                <w:rFonts w:asciiTheme="majorEastAsia" w:eastAsiaTheme="majorEastAsia" w:hAnsiTheme="majorEastAsia" w:hint="eastAsia"/>
                <w:lang w:val="vi-VN"/>
              </w:rPr>
              <w:t>以下のような選択ボックス「発信、着信」を</w:t>
            </w:r>
            <w:r>
              <w:rPr>
                <w:rFonts w:asciiTheme="majorEastAsia" w:eastAsiaTheme="majorEastAsia" w:hAnsiTheme="majorEastAsia" w:hint="eastAsia"/>
                <w:lang w:val="vi-VN"/>
              </w:rPr>
              <w:t>表示する</w:t>
            </w:r>
            <w:r w:rsidRPr="00103BAB">
              <w:rPr>
                <w:rFonts w:asciiTheme="majorEastAsia" w:eastAsiaTheme="majorEastAsia" w:hAnsiTheme="majorEastAsia" w:hint="eastAsia"/>
                <w:lang w:val="vi-VN"/>
              </w:rPr>
              <w:t>。</w:t>
            </w:r>
          </w:p>
        </w:tc>
        <w:tc>
          <w:tcPr>
            <w:tcW w:w="2455" w:type="dxa"/>
          </w:tcPr>
          <w:p w:rsidR="003807B8" w:rsidRPr="00103BAB" w:rsidRDefault="003807B8" w:rsidP="001C2630">
            <w:pPr>
              <w:rPr>
                <w:rFonts w:asciiTheme="majorEastAsia" w:eastAsiaTheme="majorEastAsia" w:hAnsiTheme="majorEastAsia"/>
                <w:lang w:val="vi-VN"/>
              </w:rPr>
            </w:pPr>
          </w:p>
        </w:tc>
      </w:tr>
      <w:tr w:rsidR="003807B8" w:rsidRPr="00103BAB" w:rsidTr="001C2630">
        <w:tc>
          <w:tcPr>
            <w:tcW w:w="2417" w:type="dxa"/>
          </w:tcPr>
          <w:p w:rsidR="003807B8" w:rsidRDefault="003807B8" w:rsidP="001C2630">
            <w:pPr>
              <w:rPr>
                <w:rFonts w:ascii="Arial" w:eastAsiaTheme="majorEastAsia" w:hAnsi="Arial"/>
                <w:noProof/>
                <w:lang w:val="vi-VN"/>
              </w:rPr>
            </w:pPr>
            <w:r>
              <w:rPr>
                <w:rFonts w:ascii="Arial" w:eastAsiaTheme="majorEastAsia" w:hAnsi="Arial" w:hint="eastAsia"/>
                <w:noProof/>
                <w:lang w:val="vi-VN"/>
              </w:rPr>
              <w:lastRenderedPageBreak/>
              <w:t>ファイル名</w:t>
            </w:r>
          </w:p>
          <w:p w:rsidR="0088706D" w:rsidRPr="008B7A2A" w:rsidRDefault="0088706D" w:rsidP="001C2630">
            <w:pPr>
              <w:rPr>
                <w:rFonts w:ascii="Arial" w:eastAsiaTheme="majorEastAsia" w:hAnsi="Arial"/>
                <w:noProof/>
                <w:lang w:val="vi-VN"/>
              </w:rPr>
            </w:pPr>
            <w:r>
              <w:rPr>
                <w:noProof/>
              </w:rPr>
              <w:drawing>
                <wp:inline distT="0" distB="0" distL="0" distR="0" wp14:anchorId="66E29966" wp14:editId="5E99F819">
                  <wp:extent cx="952500" cy="184150"/>
                  <wp:effectExtent l="0" t="0" r="0" b="6350"/>
                  <wp:docPr id="377" name="図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952500" cy="184150"/>
                          </a:xfrm>
                          <a:prstGeom prst="rect">
                            <a:avLst/>
                          </a:prstGeom>
                        </pic:spPr>
                      </pic:pic>
                    </a:graphicData>
                  </a:graphic>
                </wp:inline>
              </w:drawing>
            </w:r>
          </w:p>
        </w:tc>
        <w:tc>
          <w:tcPr>
            <w:tcW w:w="1232" w:type="dxa"/>
          </w:tcPr>
          <w:p w:rsidR="003807B8" w:rsidRPr="00103BAB" w:rsidRDefault="003807B8"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3807B8" w:rsidRPr="00103BAB" w:rsidRDefault="003807B8" w:rsidP="001C2630">
            <w:pPr>
              <w:jc w:val="center"/>
              <w:rPr>
                <w:rFonts w:asciiTheme="majorEastAsia" w:eastAsiaTheme="majorEastAsia" w:hAnsiTheme="majorEastAsia"/>
              </w:rPr>
            </w:pPr>
          </w:p>
        </w:tc>
        <w:tc>
          <w:tcPr>
            <w:tcW w:w="1009" w:type="dxa"/>
          </w:tcPr>
          <w:p w:rsidR="003807B8" w:rsidRPr="00103BAB" w:rsidRDefault="003807B8" w:rsidP="001C2630">
            <w:pPr>
              <w:jc w:val="center"/>
              <w:rPr>
                <w:rFonts w:asciiTheme="majorEastAsia" w:eastAsiaTheme="majorEastAsia" w:hAnsiTheme="majorEastAsia"/>
                <w:color w:val="FF0000"/>
              </w:rPr>
            </w:pPr>
          </w:p>
        </w:tc>
        <w:tc>
          <w:tcPr>
            <w:tcW w:w="2681" w:type="dxa"/>
          </w:tcPr>
          <w:p w:rsidR="003807B8" w:rsidRPr="00103BAB" w:rsidRDefault="00363896"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Pr>
                <w:rFonts w:asciiTheme="majorEastAsia" w:eastAsiaTheme="majorEastAsia" w:hAnsiTheme="majorEastAsia" w:hint="eastAsia"/>
                <w:lang w:val="vi-VN"/>
              </w:rPr>
              <w:t>音声選択ボックスオバレーイを表示する</w:t>
            </w:r>
            <w:r w:rsidRPr="00103BAB">
              <w:rPr>
                <w:rFonts w:asciiTheme="majorEastAsia" w:eastAsiaTheme="majorEastAsia" w:hAnsiTheme="majorEastAsia" w:hint="eastAsia"/>
                <w:lang w:val="vi-VN"/>
              </w:rPr>
              <w:t>。</w:t>
            </w:r>
          </w:p>
        </w:tc>
        <w:tc>
          <w:tcPr>
            <w:tcW w:w="2455" w:type="dxa"/>
          </w:tcPr>
          <w:p w:rsidR="003807B8" w:rsidRPr="00103BAB" w:rsidRDefault="003807B8" w:rsidP="001C2630">
            <w:pPr>
              <w:rPr>
                <w:rFonts w:asciiTheme="majorEastAsia" w:eastAsiaTheme="majorEastAsia" w:hAnsiTheme="majorEastAsia"/>
                <w:lang w:val="vi-VN"/>
              </w:rPr>
            </w:pPr>
            <w:r>
              <w:rPr>
                <w:rFonts w:asciiTheme="majorEastAsia" w:eastAsiaTheme="majorEastAsia" w:hAnsiTheme="majorEastAsia" w:hint="eastAsia"/>
                <w:lang w:val="vi-VN"/>
              </w:rPr>
              <w:t>音声ファイル</w:t>
            </w:r>
            <w:r w:rsidR="00363896">
              <w:rPr>
                <w:rFonts w:asciiTheme="majorEastAsia" w:eastAsiaTheme="majorEastAsia" w:hAnsiTheme="majorEastAsia" w:hint="eastAsia"/>
                <w:lang w:val="vi-VN"/>
              </w:rPr>
              <w:t>選択</w:t>
            </w:r>
            <w:r w:rsidRPr="00103BAB">
              <w:rPr>
                <w:rFonts w:asciiTheme="majorEastAsia" w:eastAsiaTheme="majorEastAsia" w:hAnsiTheme="majorEastAsia" w:hint="eastAsia"/>
                <w:lang w:val="vi-VN"/>
              </w:rPr>
              <w:t>オバレーイに参照</w:t>
            </w:r>
          </w:p>
        </w:tc>
      </w:tr>
      <w:tr w:rsidR="003807B8" w:rsidRPr="00103BAB" w:rsidTr="001C2630">
        <w:tc>
          <w:tcPr>
            <w:tcW w:w="2417" w:type="dxa"/>
          </w:tcPr>
          <w:p w:rsidR="003807B8" w:rsidRDefault="003807B8" w:rsidP="001C2630">
            <w:pPr>
              <w:rPr>
                <w:rFonts w:ascii="Arial" w:eastAsiaTheme="majorEastAsia" w:hAnsi="Arial"/>
                <w:noProof/>
                <w:lang w:val="vi-VN"/>
              </w:rPr>
            </w:pPr>
            <w:r>
              <w:rPr>
                <w:rFonts w:ascii="Arial" w:eastAsiaTheme="majorEastAsia" w:hAnsi="Arial" w:hint="eastAsia"/>
                <w:noProof/>
                <w:lang w:val="vi-VN"/>
              </w:rPr>
              <w:t>保護</w:t>
            </w:r>
          </w:p>
        </w:tc>
        <w:tc>
          <w:tcPr>
            <w:tcW w:w="1232" w:type="dxa"/>
          </w:tcPr>
          <w:p w:rsidR="003807B8" w:rsidRPr="00103BAB" w:rsidRDefault="00244536" w:rsidP="001C2630">
            <w:pPr>
              <w:rPr>
                <w:rFonts w:asciiTheme="majorEastAsia" w:eastAsiaTheme="majorEastAsia" w:hAnsiTheme="majorEastAsia"/>
                <w:lang w:val="vi-VN"/>
              </w:rPr>
            </w:pPr>
            <w:r>
              <w:rPr>
                <w:rFonts w:asciiTheme="majorEastAsia" w:eastAsiaTheme="majorEastAsia" w:hAnsiTheme="majorEastAsia" w:hint="eastAsia"/>
                <w:lang w:val="vi-VN"/>
              </w:rPr>
              <w:t>チェックボックス</w:t>
            </w:r>
          </w:p>
        </w:tc>
        <w:tc>
          <w:tcPr>
            <w:tcW w:w="1053" w:type="dxa"/>
          </w:tcPr>
          <w:p w:rsidR="003807B8" w:rsidRPr="00103BAB" w:rsidRDefault="003807B8" w:rsidP="001C2630">
            <w:pPr>
              <w:jc w:val="center"/>
              <w:rPr>
                <w:rFonts w:asciiTheme="majorEastAsia" w:eastAsiaTheme="majorEastAsia" w:hAnsiTheme="majorEastAsia"/>
              </w:rPr>
            </w:pPr>
          </w:p>
        </w:tc>
        <w:tc>
          <w:tcPr>
            <w:tcW w:w="1009" w:type="dxa"/>
          </w:tcPr>
          <w:p w:rsidR="003807B8" w:rsidRPr="00103BAB" w:rsidRDefault="003807B8" w:rsidP="001C2630">
            <w:pPr>
              <w:jc w:val="center"/>
              <w:rPr>
                <w:rFonts w:asciiTheme="majorEastAsia" w:eastAsiaTheme="majorEastAsia" w:hAnsiTheme="majorEastAsia"/>
                <w:color w:val="FF0000"/>
              </w:rPr>
            </w:pPr>
          </w:p>
        </w:tc>
        <w:tc>
          <w:tcPr>
            <w:tcW w:w="2681" w:type="dxa"/>
          </w:tcPr>
          <w:p w:rsidR="003807B8" w:rsidRPr="00103BAB" w:rsidRDefault="003807B8" w:rsidP="001C2630">
            <w:pPr>
              <w:rPr>
                <w:rFonts w:asciiTheme="majorEastAsia" w:eastAsiaTheme="majorEastAsia" w:hAnsiTheme="majorEastAsia"/>
                <w:lang w:val="vi-VN"/>
              </w:rPr>
            </w:pPr>
          </w:p>
        </w:tc>
        <w:tc>
          <w:tcPr>
            <w:tcW w:w="2455" w:type="dxa"/>
          </w:tcPr>
          <w:p w:rsidR="003807B8" w:rsidRPr="00103BAB" w:rsidRDefault="003807B8" w:rsidP="001C2630">
            <w:pPr>
              <w:rPr>
                <w:rFonts w:asciiTheme="majorEastAsia" w:eastAsiaTheme="majorEastAsia" w:hAnsiTheme="majorEastAsia"/>
                <w:lang w:val="vi-VN"/>
              </w:rPr>
            </w:pPr>
          </w:p>
        </w:tc>
      </w:tr>
      <w:tr w:rsidR="00244536" w:rsidRPr="00103BAB" w:rsidTr="001C2630">
        <w:tc>
          <w:tcPr>
            <w:tcW w:w="2417" w:type="dxa"/>
          </w:tcPr>
          <w:p w:rsidR="00244536" w:rsidRDefault="00244536" w:rsidP="001C2630">
            <w:pPr>
              <w:rPr>
                <w:rFonts w:ascii="Arial" w:eastAsiaTheme="majorEastAsia" w:hAnsi="Arial"/>
                <w:noProof/>
                <w:lang w:val="vi-VN"/>
              </w:rPr>
            </w:pPr>
            <w:r>
              <w:rPr>
                <w:rFonts w:ascii="Arial" w:eastAsiaTheme="majorEastAsia" w:hAnsi="Arial" w:hint="eastAsia"/>
                <w:noProof/>
                <w:lang w:val="vi-VN"/>
              </w:rPr>
              <w:t>公開</w:t>
            </w:r>
          </w:p>
        </w:tc>
        <w:tc>
          <w:tcPr>
            <w:tcW w:w="1232" w:type="dxa"/>
          </w:tcPr>
          <w:p w:rsidR="00244536" w:rsidRPr="00103BAB" w:rsidRDefault="00244536" w:rsidP="001C2630">
            <w:pPr>
              <w:rPr>
                <w:rFonts w:asciiTheme="majorEastAsia" w:eastAsiaTheme="majorEastAsia" w:hAnsiTheme="majorEastAsia"/>
                <w:lang w:val="vi-VN"/>
              </w:rPr>
            </w:pPr>
            <w:r>
              <w:rPr>
                <w:rFonts w:asciiTheme="majorEastAsia" w:eastAsiaTheme="majorEastAsia" w:hAnsiTheme="majorEastAsia" w:hint="eastAsia"/>
                <w:lang w:val="vi-VN"/>
              </w:rPr>
              <w:t>チェックボックス</w:t>
            </w:r>
          </w:p>
        </w:tc>
        <w:tc>
          <w:tcPr>
            <w:tcW w:w="1053" w:type="dxa"/>
          </w:tcPr>
          <w:p w:rsidR="00244536" w:rsidRPr="00103BAB" w:rsidRDefault="00244536" w:rsidP="001C2630">
            <w:pPr>
              <w:jc w:val="center"/>
              <w:rPr>
                <w:rFonts w:asciiTheme="majorEastAsia" w:eastAsiaTheme="majorEastAsia" w:hAnsiTheme="majorEastAsia"/>
              </w:rPr>
            </w:pPr>
          </w:p>
        </w:tc>
        <w:tc>
          <w:tcPr>
            <w:tcW w:w="1009" w:type="dxa"/>
          </w:tcPr>
          <w:p w:rsidR="00244536" w:rsidRPr="00103BAB" w:rsidRDefault="00244536" w:rsidP="001C2630">
            <w:pPr>
              <w:jc w:val="center"/>
              <w:rPr>
                <w:rFonts w:asciiTheme="majorEastAsia" w:eastAsiaTheme="majorEastAsia" w:hAnsiTheme="majorEastAsia"/>
                <w:color w:val="FF0000"/>
              </w:rPr>
            </w:pPr>
          </w:p>
        </w:tc>
        <w:tc>
          <w:tcPr>
            <w:tcW w:w="2681" w:type="dxa"/>
          </w:tcPr>
          <w:p w:rsidR="00244536" w:rsidRPr="00103BAB" w:rsidRDefault="00244536" w:rsidP="001C2630">
            <w:pPr>
              <w:rPr>
                <w:rFonts w:asciiTheme="majorEastAsia" w:eastAsiaTheme="majorEastAsia" w:hAnsiTheme="majorEastAsia"/>
                <w:lang w:val="vi-VN"/>
              </w:rPr>
            </w:pPr>
          </w:p>
        </w:tc>
        <w:tc>
          <w:tcPr>
            <w:tcW w:w="2455" w:type="dxa"/>
          </w:tcPr>
          <w:p w:rsidR="00244536" w:rsidRPr="00103BAB" w:rsidRDefault="00244536" w:rsidP="001C2630">
            <w:pPr>
              <w:rPr>
                <w:rFonts w:asciiTheme="majorEastAsia" w:eastAsiaTheme="majorEastAsia" w:hAnsiTheme="majorEastAsia"/>
                <w:lang w:val="vi-VN"/>
              </w:rPr>
            </w:pPr>
          </w:p>
        </w:tc>
      </w:tr>
    </w:tbl>
    <w:p w:rsidR="003807B8" w:rsidRDefault="003807B8" w:rsidP="00E47779">
      <w:pPr>
        <w:rPr>
          <w:rFonts w:asciiTheme="majorEastAsia" w:eastAsiaTheme="majorEastAsia" w:hAnsiTheme="majorEastAsia"/>
          <w:noProof/>
        </w:rPr>
      </w:pPr>
    </w:p>
    <w:p w:rsidR="00D5465B" w:rsidRDefault="00D5465B" w:rsidP="00D5465B">
      <w:pPr>
        <w:pStyle w:val="1"/>
        <w:numPr>
          <w:ilvl w:val="0"/>
          <w:numId w:val="8"/>
        </w:numPr>
        <w:rPr>
          <w:lang w:val="vi-VN"/>
        </w:rPr>
      </w:pPr>
      <w:bookmarkStart w:id="47" w:name="_Toc483178711"/>
      <w:r>
        <w:rPr>
          <w:rFonts w:hint="eastAsia"/>
          <w:lang w:val="vi-VN"/>
        </w:rPr>
        <w:t>音声ファイル選択</w:t>
      </w:r>
      <w:r w:rsidRPr="00103BAB">
        <w:rPr>
          <w:rFonts w:hint="eastAsia"/>
          <w:lang w:val="vi-VN"/>
        </w:rPr>
        <w:t>オバレーイ</w:t>
      </w:r>
      <w:bookmarkEnd w:id="47"/>
    </w:p>
    <w:p w:rsidR="00D5465B" w:rsidRPr="00D5465B" w:rsidRDefault="006F4E55" w:rsidP="00D5465B">
      <w:pPr>
        <w:rPr>
          <w:lang w:val="vi-VN"/>
        </w:rPr>
      </w:pPr>
      <w:r w:rsidRPr="00103BAB">
        <w:rPr>
          <w:rFonts w:asciiTheme="majorEastAsia" w:hAnsiTheme="majorEastAsia" w:hint="eastAsia"/>
          <w:noProof/>
        </w:rPr>
        <mc:AlternateContent>
          <mc:Choice Requires="wps">
            <w:drawing>
              <wp:anchor distT="0" distB="0" distL="114300" distR="114300" simplePos="0" relativeHeight="251915264" behindDoc="0" locked="0" layoutInCell="1" allowOverlap="1" wp14:anchorId="1E12D65A" wp14:editId="53B5F729">
                <wp:simplePos x="0" y="0"/>
                <wp:positionH relativeFrom="column">
                  <wp:posOffset>421640</wp:posOffset>
                </wp:positionH>
                <wp:positionV relativeFrom="paragraph">
                  <wp:posOffset>1217295</wp:posOffset>
                </wp:positionV>
                <wp:extent cx="485775" cy="485775"/>
                <wp:effectExtent l="0" t="0" r="0" b="0"/>
                <wp:wrapNone/>
                <wp:docPr id="385" name="七角形 38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6F4E55">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85" o:spid="_x0000_s1099" style="position:absolute;left:0;text-align:left;margin-left:33.2pt;margin-top:95.85pt;width:38.25pt;height:38.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6F4E55">
                      <w:pPr>
                        <w:jc w:val="center"/>
                        <w:rPr>
                          <w:b/>
                          <w:color w:val="FF0000"/>
                          <w:sz w:val="24"/>
                          <w:szCs w:val="24"/>
                        </w:rPr>
                      </w:pPr>
                      <w:r w:rsidRPr="00673E52">
                        <w:rPr>
                          <w:rFonts w:hint="eastAsia"/>
                          <w:b/>
                          <w:color w:val="FF0000"/>
                          <w:sz w:val="24"/>
                          <w:szCs w:val="24"/>
                        </w:rPr>
                        <w:t>1</w:t>
                      </w:r>
                    </w:p>
                  </w:txbxContent>
                </v:textbox>
              </v:shape>
            </w:pict>
          </mc:Fallback>
        </mc:AlternateContent>
      </w:r>
      <w:r w:rsidR="00D5465B">
        <w:rPr>
          <w:noProof/>
        </w:rPr>
        <w:drawing>
          <wp:inline distT="0" distB="0" distL="0" distR="0" wp14:anchorId="75892082" wp14:editId="28B11D14">
            <wp:extent cx="6670297" cy="2425700"/>
            <wp:effectExtent l="0" t="0" r="0" b="0"/>
            <wp:docPr id="378" name="図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678609" cy="2428723"/>
                    </a:xfrm>
                    <a:prstGeom prst="rect">
                      <a:avLst/>
                    </a:prstGeom>
                  </pic:spPr>
                </pic:pic>
              </a:graphicData>
            </a:graphic>
          </wp:inline>
        </w:drawing>
      </w:r>
    </w:p>
    <w:p w:rsidR="00D5465B" w:rsidRDefault="00D5465B" w:rsidP="00E47779">
      <w:pPr>
        <w:rPr>
          <w:rFonts w:asciiTheme="majorEastAsia" w:eastAsiaTheme="majorEastAsia" w:hAnsiTheme="majorEastAsia"/>
          <w:noProof/>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D5465B" w:rsidRPr="00103BAB" w:rsidTr="001C2630">
        <w:tc>
          <w:tcPr>
            <w:tcW w:w="10847" w:type="dxa"/>
            <w:gridSpan w:val="6"/>
          </w:tcPr>
          <w:p w:rsidR="00D5465B" w:rsidRPr="00103BAB" w:rsidRDefault="00D5465B" w:rsidP="001C2630">
            <w:pPr>
              <w:pStyle w:val="a5"/>
              <w:numPr>
                <w:ilvl w:val="0"/>
                <w:numId w:val="3"/>
              </w:numPr>
              <w:ind w:leftChars="0"/>
              <w:rPr>
                <w:rFonts w:asciiTheme="majorEastAsia" w:eastAsiaTheme="majorEastAsia" w:hAnsiTheme="majorEastAsia"/>
                <w:b/>
                <w:szCs w:val="21"/>
              </w:rPr>
            </w:pPr>
            <w:r>
              <w:rPr>
                <w:rFonts w:asciiTheme="majorEastAsia" w:eastAsiaTheme="majorEastAsia" w:hAnsiTheme="majorEastAsia" w:hint="eastAsia"/>
                <w:b/>
                <w:lang w:val="vi-VN"/>
              </w:rPr>
              <w:t>音声</w:t>
            </w:r>
            <w:r w:rsidRPr="00103BAB">
              <w:rPr>
                <w:rFonts w:asciiTheme="majorEastAsia" w:eastAsiaTheme="majorEastAsia" w:hAnsiTheme="majorEastAsia" w:hint="eastAsia"/>
                <w:b/>
                <w:lang w:val="vi-VN"/>
              </w:rPr>
              <w:t xml:space="preserve"> オバレーイ（編集、詳細）</w:t>
            </w:r>
          </w:p>
        </w:tc>
      </w:tr>
      <w:tr w:rsidR="00D5465B" w:rsidRPr="00103BAB" w:rsidTr="001C2630">
        <w:tc>
          <w:tcPr>
            <w:tcW w:w="2417" w:type="dxa"/>
            <w:shd w:val="clear" w:color="auto" w:fill="92D050"/>
          </w:tcPr>
          <w:p w:rsidR="00D5465B" w:rsidRPr="00103BAB" w:rsidRDefault="00D5465B"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D5465B" w:rsidRPr="00103BAB" w:rsidRDefault="00D5465B"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D5465B" w:rsidRPr="00103BAB" w:rsidRDefault="00D5465B"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D5465B" w:rsidRPr="00103BAB" w:rsidTr="001C2630">
        <w:tc>
          <w:tcPr>
            <w:tcW w:w="2417" w:type="dxa"/>
          </w:tcPr>
          <w:p w:rsidR="00D5465B" w:rsidRDefault="00611955" w:rsidP="001C2630">
            <w:pPr>
              <w:rPr>
                <w:rFonts w:asciiTheme="majorEastAsia" w:eastAsiaTheme="majorEastAsia" w:hAnsiTheme="majorEastAsia"/>
                <w:noProof/>
                <w:lang w:val="vi-VN"/>
              </w:rPr>
            </w:pPr>
            <w:r>
              <w:rPr>
                <w:rFonts w:asciiTheme="majorEastAsia" w:eastAsiaTheme="majorEastAsia" w:hAnsiTheme="majorEastAsia" w:hint="eastAsia"/>
                <w:noProof/>
                <w:lang w:val="vi-VN"/>
              </w:rPr>
              <w:t>録音ID</w:t>
            </w:r>
          </w:p>
        </w:tc>
        <w:tc>
          <w:tcPr>
            <w:tcW w:w="1232" w:type="dxa"/>
          </w:tcPr>
          <w:p w:rsidR="00D5465B" w:rsidRPr="00103BAB" w:rsidRDefault="00611955" w:rsidP="001C2630">
            <w:pPr>
              <w:rPr>
                <w:rFonts w:asciiTheme="majorEastAsia" w:eastAsiaTheme="majorEastAsia" w:hAnsiTheme="majorEastAsia"/>
                <w:lang w:val="vi-VN"/>
              </w:rPr>
            </w:pPr>
            <w:r>
              <w:rPr>
                <w:rFonts w:asciiTheme="majorEastAsia" w:eastAsiaTheme="majorEastAsia" w:hAnsiTheme="majorEastAsia" w:hint="eastAsia"/>
                <w:lang w:val="vi-VN"/>
              </w:rPr>
              <w:t>テキスト</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611955" w:rsidP="001C2630">
            <w:pPr>
              <w:rPr>
                <w:rFonts w:asciiTheme="majorEastAsia" w:eastAsiaTheme="majorEastAsia" w:hAnsiTheme="majorEastAsia"/>
                <w:lang w:val="vi-VN"/>
              </w:rPr>
            </w:pPr>
            <w:r>
              <w:rPr>
                <w:rFonts w:asciiTheme="majorEastAsia" w:eastAsiaTheme="majorEastAsia" w:hAnsiTheme="majorEastAsia" w:hint="eastAsia"/>
                <w:lang w:val="vi-VN"/>
              </w:rPr>
              <w:t>入力したIDで検索できる</w:t>
            </w:r>
          </w:p>
        </w:tc>
        <w:tc>
          <w:tcPr>
            <w:tcW w:w="2455" w:type="dxa"/>
          </w:tcPr>
          <w:p w:rsidR="00D5465B" w:rsidRPr="00103BAB" w:rsidRDefault="00D5465B" w:rsidP="001C2630">
            <w:pPr>
              <w:rPr>
                <w:rFonts w:asciiTheme="majorEastAsia" w:eastAsiaTheme="majorEastAsia" w:hAnsiTheme="majorEastAsia"/>
                <w:lang w:val="vi-VN"/>
              </w:rPr>
            </w:pPr>
          </w:p>
        </w:tc>
      </w:tr>
      <w:tr w:rsidR="00D5465B" w:rsidRPr="00103BAB" w:rsidTr="001C2630">
        <w:tc>
          <w:tcPr>
            <w:tcW w:w="2417" w:type="dxa"/>
          </w:tcPr>
          <w:p w:rsidR="00D5465B" w:rsidRDefault="00D5465B" w:rsidP="001C2630">
            <w:pPr>
              <w:rPr>
                <w:rFonts w:asciiTheme="majorEastAsia" w:eastAsiaTheme="majorEastAsia" w:hAnsiTheme="majorEastAsia"/>
                <w:noProof/>
                <w:lang w:val="vi-VN"/>
              </w:rPr>
            </w:pPr>
            <w:r>
              <w:rPr>
                <w:rFonts w:asciiTheme="majorEastAsia" w:eastAsiaTheme="majorEastAsia" w:hAnsiTheme="majorEastAsia" w:hint="eastAsia"/>
                <w:noProof/>
                <w:lang w:val="vi-VN"/>
              </w:rPr>
              <w:t>区分</w:t>
            </w:r>
          </w:p>
          <w:p w:rsidR="00D5465B" w:rsidRPr="00103BAB" w:rsidRDefault="00D5465B" w:rsidP="001C2630">
            <w:pPr>
              <w:rPr>
                <w:rFonts w:asciiTheme="majorEastAsia" w:eastAsiaTheme="majorEastAsia" w:hAnsiTheme="majorEastAsia"/>
                <w:noProof/>
                <w:lang w:val="vi-VN"/>
              </w:rPr>
            </w:pPr>
            <w:r>
              <w:rPr>
                <w:noProof/>
              </w:rPr>
              <w:drawing>
                <wp:inline distT="0" distB="0" distL="0" distR="0" wp14:anchorId="4C7E9A8C" wp14:editId="2FFBD503">
                  <wp:extent cx="1168400" cy="768350"/>
                  <wp:effectExtent l="0" t="0" r="0" b="0"/>
                  <wp:docPr id="381" name="図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168400" cy="768350"/>
                          </a:xfrm>
                          <a:prstGeom prst="rect">
                            <a:avLst/>
                          </a:prstGeom>
                        </pic:spPr>
                      </pic:pic>
                    </a:graphicData>
                  </a:graphic>
                </wp:inline>
              </w:drawing>
            </w:r>
          </w:p>
        </w:tc>
        <w:tc>
          <w:tcPr>
            <w:tcW w:w="1232" w:type="dxa"/>
          </w:tcPr>
          <w:p w:rsidR="00D5465B" w:rsidRPr="00103BAB" w:rsidRDefault="00D5465B"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D5465B" w:rsidP="001C2630">
            <w:pPr>
              <w:rPr>
                <w:rFonts w:asciiTheme="majorEastAsia" w:eastAsiaTheme="majorEastAsia" w:hAnsiTheme="majorEastAsia"/>
                <w:lang w:val="vi-VN"/>
              </w:rPr>
            </w:pPr>
            <w:r>
              <w:rPr>
                <w:rFonts w:asciiTheme="majorEastAsia" w:eastAsiaTheme="majorEastAsia" w:hAnsiTheme="majorEastAsia" w:hint="eastAsia"/>
                <w:lang w:val="vi-VN"/>
              </w:rPr>
              <w:t>選択した条件で検索を絞ることができる</w:t>
            </w:r>
          </w:p>
        </w:tc>
        <w:tc>
          <w:tcPr>
            <w:tcW w:w="2455" w:type="dxa"/>
          </w:tcPr>
          <w:p w:rsidR="00D5465B" w:rsidRPr="00103BAB" w:rsidRDefault="00D5465B" w:rsidP="001C2630">
            <w:pPr>
              <w:rPr>
                <w:rFonts w:asciiTheme="majorEastAsia" w:eastAsiaTheme="majorEastAsia" w:hAnsiTheme="majorEastAsia"/>
                <w:lang w:val="vi-VN"/>
              </w:rPr>
            </w:pPr>
          </w:p>
        </w:tc>
      </w:tr>
      <w:tr w:rsidR="00D5465B" w:rsidRPr="00103BAB" w:rsidTr="001C2630">
        <w:tc>
          <w:tcPr>
            <w:tcW w:w="2417" w:type="dxa"/>
          </w:tcPr>
          <w:p w:rsidR="00D5465B" w:rsidRDefault="00611955" w:rsidP="001C2630">
            <w:pPr>
              <w:rPr>
                <w:rFonts w:ascii="Arial" w:eastAsiaTheme="majorEastAsia" w:hAnsi="Arial"/>
                <w:noProof/>
                <w:lang w:val="vi-VN"/>
              </w:rPr>
            </w:pPr>
            <w:r>
              <w:rPr>
                <w:rFonts w:ascii="Arial" w:eastAsiaTheme="majorEastAsia" w:hAnsi="Arial" w:hint="eastAsia"/>
                <w:noProof/>
                <w:lang w:val="vi-VN"/>
              </w:rPr>
              <w:t>録音日</w:t>
            </w:r>
          </w:p>
          <w:p w:rsidR="00611955" w:rsidRDefault="00611955" w:rsidP="001C2630">
            <w:pPr>
              <w:rPr>
                <w:rFonts w:ascii="Arial" w:eastAsiaTheme="majorEastAsia" w:hAnsi="Arial"/>
                <w:noProof/>
                <w:lang w:val="vi-VN"/>
              </w:rPr>
            </w:pPr>
            <w:r>
              <w:rPr>
                <w:noProof/>
              </w:rPr>
              <w:drawing>
                <wp:inline distT="0" distB="0" distL="0" distR="0" wp14:anchorId="600D43CD" wp14:editId="27CC21F2">
                  <wp:extent cx="1104900" cy="222250"/>
                  <wp:effectExtent l="0" t="0" r="0" b="6350"/>
                  <wp:docPr id="382" name="図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104900" cy="222250"/>
                          </a:xfrm>
                          <a:prstGeom prst="rect">
                            <a:avLst/>
                          </a:prstGeom>
                        </pic:spPr>
                      </pic:pic>
                    </a:graphicData>
                  </a:graphic>
                </wp:inline>
              </w:drawing>
            </w:r>
          </w:p>
          <w:p w:rsidR="00D5465B" w:rsidRPr="008B7A2A" w:rsidRDefault="00D5465B" w:rsidP="001C2630">
            <w:pPr>
              <w:rPr>
                <w:rFonts w:ascii="Arial" w:eastAsiaTheme="majorEastAsia" w:hAnsi="Arial"/>
                <w:noProof/>
                <w:lang w:val="vi-VN"/>
              </w:rPr>
            </w:pPr>
          </w:p>
        </w:tc>
        <w:tc>
          <w:tcPr>
            <w:tcW w:w="1232" w:type="dxa"/>
          </w:tcPr>
          <w:p w:rsidR="00D5465B" w:rsidRPr="00611955" w:rsidRDefault="00611955" w:rsidP="001C2630">
            <w:pPr>
              <w:rPr>
                <w:rFonts w:ascii="Arial" w:eastAsiaTheme="majorEastAsia" w:hAnsi="Arial"/>
                <w:lang w:val="vi-VN"/>
              </w:rPr>
            </w:pPr>
            <w:r>
              <w:rPr>
                <w:rFonts w:ascii="Arial" w:eastAsiaTheme="majorEastAsia" w:hAnsi="Arial" w:hint="eastAsia"/>
                <w:lang w:val="vi-VN"/>
              </w:rPr>
              <w:t>テキスト</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5574ED" w:rsidP="001C2630">
            <w:pPr>
              <w:rPr>
                <w:rFonts w:asciiTheme="majorEastAsia" w:eastAsiaTheme="majorEastAsia" w:hAnsiTheme="majorEastAsia"/>
                <w:lang w:val="vi-VN"/>
              </w:rPr>
            </w:pPr>
            <w:r>
              <w:rPr>
                <w:rFonts w:asciiTheme="majorEastAsia" w:eastAsiaTheme="majorEastAsia" w:hAnsiTheme="majorEastAsia" w:hint="eastAsia"/>
                <w:lang w:val="vi-VN"/>
              </w:rPr>
              <w:t>選択した日付条件で検索を絞ることができる</w:t>
            </w:r>
          </w:p>
        </w:tc>
        <w:tc>
          <w:tcPr>
            <w:tcW w:w="2455" w:type="dxa"/>
          </w:tcPr>
          <w:p w:rsidR="00D5465B" w:rsidRPr="00103BAB" w:rsidRDefault="00D5465B" w:rsidP="001C2630">
            <w:pPr>
              <w:rPr>
                <w:rFonts w:asciiTheme="majorEastAsia" w:eastAsiaTheme="majorEastAsia" w:hAnsiTheme="majorEastAsia"/>
                <w:lang w:val="vi-VN"/>
              </w:rPr>
            </w:pPr>
          </w:p>
        </w:tc>
      </w:tr>
      <w:tr w:rsidR="00D5465B" w:rsidRPr="00103BAB" w:rsidTr="001C2630">
        <w:tc>
          <w:tcPr>
            <w:tcW w:w="2417" w:type="dxa"/>
          </w:tcPr>
          <w:p w:rsidR="00D5465B" w:rsidRDefault="00FF5755" w:rsidP="001C2630">
            <w:pPr>
              <w:rPr>
                <w:rFonts w:ascii="Arial" w:eastAsiaTheme="majorEastAsia" w:hAnsi="Arial"/>
                <w:noProof/>
                <w:lang w:val="vi-VN"/>
              </w:rPr>
            </w:pPr>
            <w:r>
              <w:rPr>
                <w:rFonts w:ascii="Arial" w:eastAsiaTheme="majorEastAsia" w:hAnsi="Arial" w:hint="eastAsia"/>
                <w:noProof/>
                <w:lang w:val="vi-VN"/>
              </w:rPr>
              <w:t>受付者</w:t>
            </w:r>
          </w:p>
        </w:tc>
        <w:tc>
          <w:tcPr>
            <w:tcW w:w="1232" w:type="dxa"/>
          </w:tcPr>
          <w:p w:rsidR="00D5465B" w:rsidRPr="00103BAB" w:rsidRDefault="00FF5755" w:rsidP="001C2630">
            <w:pPr>
              <w:rPr>
                <w:rFonts w:asciiTheme="majorEastAsia" w:eastAsiaTheme="majorEastAsia" w:hAnsiTheme="majorEastAsia"/>
                <w:lang w:val="vi-VN"/>
              </w:rPr>
            </w:pPr>
            <w:r>
              <w:rPr>
                <w:rFonts w:asciiTheme="majorEastAsia" w:eastAsiaTheme="majorEastAsia" w:hAnsiTheme="majorEastAsia" w:hint="eastAsia"/>
                <w:lang w:val="vi-VN"/>
              </w:rPr>
              <w:t>選択ボックス</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FF5755" w:rsidP="001C2630">
            <w:pPr>
              <w:rPr>
                <w:rFonts w:asciiTheme="majorEastAsia" w:eastAsiaTheme="majorEastAsia" w:hAnsiTheme="majorEastAsia"/>
                <w:lang w:val="vi-VN"/>
              </w:rPr>
            </w:pPr>
            <w:r>
              <w:rPr>
                <w:rFonts w:asciiTheme="majorEastAsia" w:eastAsiaTheme="majorEastAsia" w:hAnsiTheme="majorEastAsia" w:hint="eastAsia"/>
                <w:lang w:val="vi-VN"/>
              </w:rPr>
              <w:t>選択したユーザ条件で検索を絞ることができる</w:t>
            </w:r>
          </w:p>
        </w:tc>
        <w:tc>
          <w:tcPr>
            <w:tcW w:w="2455" w:type="dxa"/>
          </w:tcPr>
          <w:p w:rsidR="00D5465B" w:rsidRPr="00FF5755" w:rsidRDefault="00D5465B" w:rsidP="001C2630">
            <w:pPr>
              <w:rPr>
                <w:rFonts w:asciiTheme="majorEastAsia" w:eastAsiaTheme="majorEastAsia" w:hAnsiTheme="majorEastAsia"/>
                <w:lang w:val="vi-VN"/>
              </w:rPr>
            </w:pPr>
          </w:p>
        </w:tc>
      </w:tr>
      <w:tr w:rsidR="00D5465B" w:rsidRPr="00103BAB" w:rsidTr="001C2630">
        <w:tc>
          <w:tcPr>
            <w:tcW w:w="2417" w:type="dxa"/>
          </w:tcPr>
          <w:p w:rsidR="00D5465B" w:rsidRDefault="00FF5755" w:rsidP="001C2630">
            <w:pPr>
              <w:rPr>
                <w:rFonts w:ascii="Arial" w:eastAsiaTheme="majorEastAsia" w:hAnsi="Arial"/>
                <w:noProof/>
                <w:lang w:val="vi-VN"/>
              </w:rPr>
            </w:pPr>
            <w:r>
              <w:rPr>
                <w:rFonts w:asciiTheme="majorEastAsia" w:eastAsiaTheme="majorEastAsia" w:hAnsiTheme="majorEastAsia" w:hint="eastAsia"/>
                <w:lang w:val="vi-VN"/>
              </w:rPr>
              <w:t>電話番号</w:t>
            </w:r>
          </w:p>
        </w:tc>
        <w:tc>
          <w:tcPr>
            <w:tcW w:w="1232" w:type="dxa"/>
          </w:tcPr>
          <w:p w:rsidR="00D5465B" w:rsidRPr="00103BAB" w:rsidRDefault="00D5465B" w:rsidP="001C2630">
            <w:pPr>
              <w:rPr>
                <w:rFonts w:asciiTheme="majorEastAsia" w:eastAsiaTheme="majorEastAsia" w:hAnsiTheme="majorEastAsia"/>
                <w:lang w:val="vi-VN"/>
              </w:rPr>
            </w:pPr>
            <w:r>
              <w:rPr>
                <w:rFonts w:asciiTheme="majorEastAsia" w:eastAsiaTheme="majorEastAsia" w:hAnsiTheme="majorEastAsia" w:hint="eastAsia"/>
                <w:lang w:val="vi-VN"/>
              </w:rPr>
              <w:t>チェックボックス</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FF5755" w:rsidP="001C2630">
            <w:pPr>
              <w:rPr>
                <w:rFonts w:asciiTheme="majorEastAsia" w:eastAsiaTheme="majorEastAsia" w:hAnsiTheme="majorEastAsia"/>
                <w:lang w:val="vi-VN"/>
              </w:rPr>
            </w:pPr>
            <w:r>
              <w:rPr>
                <w:rFonts w:asciiTheme="majorEastAsia" w:eastAsiaTheme="majorEastAsia" w:hAnsiTheme="majorEastAsia" w:hint="eastAsia"/>
                <w:lang w:val="vi-VN"/>
              </w:rPr>
              <w:t>入力した電話番号は受信電話番号で検索</w:t>
            </w:r>
            <w:r w:rsidR="00536CFB">
              <w:rPr>
                <w:rFonts w:asciiTheme="majorEastAsia" w:eastAsiaTheme="majorEastAsia" w:hAnsiTheme="majorEastAsia" w:hint="eastAsia"/>
                <w:lang w:val="vi-VN"/>
              </w:rPr>
              <w:t>する</w:t>
            </w:r>
          </w:p>
        </w:tc>
        <w:tc>
          <w:tcPr>
            <w:tcW w:w="2455" w:type="dxa"/>
          </w:tcPr>
          <w:p w:rsidR="00D5465B" w:rsidRPr="00103BAB" w:rsidRDefault="00D5465B" w:rsidP="001C2630">
            <w:pPr>
              <w:rPr>
                <w:rFonts w:asciiTheme="majorEastAsia" w:eastAsiaTheme="majorEastAsia" w:hAnsiTheme="majorEastAsia"/>
                <w:lang w:val="vi-VN"/>
              </w:rPr>
            </w:pPr>
          </w:p>
        </w:tc>
      </w:tr>
      <w:tr w:rsidR="00067987" w:rsidRPr="00103BAB" w:rsidTr="001C2630">
        <w:tc>
          <w:tcPr>
            <w:tcW w:w="2417" w:type="dxa"/>
          </w:tcPr>
          <w:p w:rsidR="00067987" w:rsidRDefault="00067987" w:rsidP="001C2630">
            <w:pPr>
              <w:rPr>
                <w:rFonts w:asciiTheme="majorEastAsia" w:eastAsiaTheme="majorEastAsia" w:hAnsiTheme="majorEastAsia"/>
                <w:lang w:val="vi-VN"/>
              </w:rPr>
            </w:pPr>
            <w:r>
              <w:rPr>
                <w:noProof/>
              </w:rPr>
              <w:drawing>
                <wp:inline distT="0" distB="0" distL="0" distR="0" wp14:anchorId="6F20C16B" wp14:editId="56A91058">
                  <wp:extent cx="482600" cy="177800"/>
                  <wp:effectExtent l="0" t="0" r="0" b="0"/>
                  <wp:docPr id="383" name="図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82600" cy="177800"/>
                          </a:xfrm>
                          <a:prstGeom prst="rect">
                            <a:avLst/>
                          </a:prstGeom>
                        </pic:spPr>
                      </pic:pic>
                    </a:graphicData>
                  </a:graphic>
                </wp:inline>
              </w:drawing>
            </w:r>
          </w:p>
        </w:tc>
        <w:tc>
          <w:tcPr>
            <w:tcW w:w="1232" w:type="dxa"/>
          </w:tcPr>
          <w:p w:rsidR="00067987" w:rsidRPr="00067987" w:rsidRDefault="00067987" w:rsidP="001C2630">
            <w:pPr>
              <w:rPr>
                <w:rFonts w:ascii="Arial" w:eastAsiaTheme="majorEastAsia" w:hAnsi="Arial"/>
                <w:lang w:val="vi-VN"/>
              </w:rPr>
            </w:pPr>
            <w:r>
              <w:rPr>
                <w:rFonts w:ascii="Arial" w:eastAsiaTheme="majorEastAsia" w:hAnsi="Arial" w:hint="eastAsia"/>
                <w:lang w:val="vi-VN"/>
              </w:rPr>
              <w:t>ボタン</w:t>
            </w:r>
          </w:p>
        </w:tc>
        <w:tc>
          <w:tcPr>
            <w:tcW w:w="1053" w:type="dxa"/>
          </w:tcPr>
          <w:p w:rsidR="00067987" w:rsidRPr="00103BAB" w:rsidRDefault="00067987" w:rsidP="001C2630">
            <w:pPr>
              <w:jc w:val="center"/>
              <w:rPr>
                <w:rFonts w:asciiTheme="majorEastAsia" w:eastAsiaTheme="majorEastAsia" w:hAnsiTheme="majorEastAsia"/>
              </w:rPr>
            </w:pPr>
          </w:p>
        </w:tc>
        <w:tc>
          <w:tcPr>
            <w:tcW w:w="1009" w:type="dxa"/>
          </w:tcPr>
          <w:p w:rsidR="00067987" w:rsidRPr="00103BAB" w:rsidRDefault="00067987" w:rsidP="001C2630">
            <w:pPr>
              <w:jc w:val="center"/>
              <w:rPr>
                <w:rFonts w:asciiTheme="majorEastAsia" w:eastAsiaTheme="majorEastAsia" w:hAnsiTheme="majorEastAsia"/>
                <w:color w:val="FF0000"/>
              </w:rPr>
            </w:pPr>
          </w:p>
        </w:tc>
        <w:tc>
          <w:tcPr>
            <w:tcW w:w="2681" w:type="dxa"/>
          </w:tcPr>
          <w:p w:rsidR="00067987" w:rsidRDefault="00067987" w:rsidP="001C2630">
            <w:pPr>
              <w:rPr>
                <w:rFonts w:asciiTheme="majorEastAsia" w:eastAsiaTheme="majorEastAsia" w:hAnsiTheme="majorEastAsia"/>
                <w:lang w:val="vi-VN"/>
              </w:rPr>
            </w:pPr>
            <w:r>
              <w:rPr>
                <w:rFonts w:asciiTheme="majorEastAsia" w:eastAsiaTheme="majorEastAsia" w:hAnsiTheme="majorEastAsia" w:hint="eastAsia"/>
                <w:lang w:val="vi-VN"/>
              </w:rPr>
              <w:t>クリックしたら、上記各項目に入力又は選択した値</w:t>
            </w:r>
            <w:r>
              <w:rPr>
                <w:rFonts w:asciiTheme="majorEastAsia" w:eastAsiaTheme="majorEastAsia" w:hAnsiTheme="majorEastAsia" w:hint="eastAsia"/>
                <w:lang w:val="vi-VN"/>
              </w:rPr>
              <w:lastRenderedPageBreak/>
              <w:t>で条件にして</w:t>
            </w:r>
            <w:r w:rsidR="003B10F9">
              <w:rPr>
                <w:rFonts w:asciiTheme="majorEastAsia" w:eastAsiaTheme="majorEastAsia" w:hAnsiTheme="majorEastAsia" w:hint="eastAsia"/>
                <w:lang w:val="vi-VN"/>
              </w:rPr>
              <w:t>検索をする</w:t>
            </w:r>
          </w:p>
        </w:tc>
        <w:tc>
          <w:tcPr>
            <w:tcW w:w="2455" w:type="dxa"/>
          </w:tcPr>
          <w:p w:rsidR="00067987" w:rsidRPr="00103BAB" w:rsidRDefault="00067987" w:rsidP="001C2630">
            <w:pPr>
              <w:rPr>
                <w:rFonts w:asciiTheme="majorEastAsia" w:eastAsiaTheme="majorEastAsia" w:hAnsiTheme="majorEastAsia"/>
                <w:lang w:val="vi-VN"/>
              </w:rPr>
            </w:pPr>
          </w:p>
        </w:tc>
      </w:tr>
      <w:tr w:rsidR="00653BC4" w:rsidRPr="00103BAB" w:rsidTr="001C2630">
        <w:tc>
          <w:tcPr>
            <w:tcW w:w="2417" w:type="dxa"/>
          </w:tcPr>
          <w:p w:rsidR="00653BC4" w:rsidRDefault="00653BC4" w:rsidP="001C2630">
            <w:pPr>
              <w:rPr>
                <w:noProof/>
              </w:rPr>
            </w:pPr>
            <w:r>
              <w:rPr>
                <w:noProof/>
              </w:rPr>
              <w:lastRenderedPageBreak/>
              <w:drawing>
                <wp:inline distT="0" distB="0" distL="0" distR="0" wp14:anchorId="1966266A" wp14:editId="7EDC72BE">
                  <wp:extent cx="730250" cy="177800"/>
                  <wp:effectExtent l="0" t="0" r="0" b="0"/>
                  <wp:docPr id="384" name="図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730250" cy="177800"/>
                          </a:xfrm>
                          <a:prstGeom prst="rect">
                            <a:avLst/>
                          </a:prstGeom>
                        </pic:spPr>
                      </pic:pic>
                    </a:graphicData>
                  </a:graphic>
                </wp:inline>
              </w:drawing>
            </w:r>
          </w:p>
        </w:tc>
        <w:tc>
          <w:tcPr>
            <w:tcW w:w="1232" w:type="dxa"/>
          </w:tcPr>
          <w:p w:rsidR="00653BC4" w:rsidRDefault="00653BC4" w:rsidP="001C2630">
            <w:pPr>
              <w:rPr>
                <w:rFonts w:ascii="Arial" w:eastAsiaTheme="majorEastAsia" w:hAnsi="Arial"/>
                <w:lang w:val="vi-VN"/>
              </w:rPr>
            </w:pPr>
            <w:r>
              <w:rPr>
                <w:rFonts w:ascii="Arial" w:eastAsiaTheme="majorEastAsia" w:hAnsi="Arial" w:hint="eastAsia"/>
                <w:lang w:val="vi-VN"/>
              </w:rPr>
              <w:t>ボタン</w:t>
            </w:r>
          </w:p>
        </w:tc>
        <w:tc>
          <w:tcPr>
            <w:tcW w:w="1053" w:type="dxa"/>
          </w:tcPr>
          <w:p w:rsidR="00653BC4" w:rsidRPr="00103BAB" w:rsidRDefault="00653BC4" w:rsidP="001C2630">
            <w:pPr>
              <w:jc w:val="center"/>
              <w:rPr>
                <w:rFonts w:asciiTheme="majorEastAsia" w:eastAsiaTheme="majorEastAsia" w:hAnsiTheme="majorEastAsia"/>
              </w:rPr>
            </w:pPr>
          </w:p>
        </w:tc>
        <w:tc>
          <w:tcPr>
            <w:tcW w:w="1009" w:type="dxa"/>
          </w:tcPr>
          <w:p w:rsidR="00653BC4" w:rsidRPr="00103BAB" w:rsidRDefault="00653BC4" w:rsidP="001C2630">
            <w:pPr>
              <w:jc w:val="center"/>
              <w:rPr>
                <w:rFonts w:asciiTheme="majorEastAsia" w:eastAsiaTheme="majorEastAsia" w:hAnsiTheme="majorEastAsia"/>
                <w:color w:val="FF0000"/>
              </w:rPr>
            </w:pPr>
          </w:p>
        </w:tc>
        <w:tc>
          <w:tcPr>
            <w:tcW w:w="2681" w:type="dxa"/>
          </w:tcPr>
          <w:p w:rsidR="00653BC4" w:rsidRDefault="00653BC4" w:rsidP="001C2630">
            <w:pPr>
              <w:rPr>
                <w:rFonts w:asciiTheme="majorEastAsia" w:eastAsiaTheme="majorEastAsia" w:hAnsiTheme="majorEastAsia"/>
                <w:lang w:val="vi-VN"/>
              </w:rPr>
            </w:pPr>
            <w:r>
              <w:rPr>
                <w:rFonts w:asciiTheme="majorEastAsia" w:eastAsiaTheme="majorEastAsia" w:hAnsiTheme="majorEastAsia" w:hint="eastAsia"/>
                <w:lang w:val="vi-VN"/>
              </w:rPr>
              <w:t>クリックしたら、上記各項目に入力又は選択した値を空白にする</w:t>
            </w:r>
          </w:p>
        </w:tc>
        <w:tc>
          <w:tcPr>
            <w:tcW w:w="2455" w:type="dxa"/>
          </w:tcPr>
          <w:p w:rsidR="00653BC4" w:rsidRPr="00103BAB" w:rsidRDefault="00653BC4" w:rsidP="001C2630">
            <w:pPr>
              <w:rPr>
                <w:rFonts w:asciiTheme="majorEastAsia" w:eastAsiaTheme="majorEastAsia" w:hAnsiTheme="majorEastAsia"/>
                <w:lang w:val="vi-VN"/>
              </w:rPr>
            </w:pPr>
          </w:p>
        </w:tc>
      </w:tr>
      <w:tr w:rsidR="006F4E55" w:rsidRPr="00103BAB" w:rsidTr="001C2630">
        <w:tc>
          <w:tcPr>
            <w:tcW w:w="2417" w:type="dxa"/>
          </w:tcPr>
          <w:p w:rsidR="006F4E55" w:rsidRDefault="006F4E55" w:rsidP="001C2630">
            <w:pPr>
              <w:rPr>
                <w:noProof/>
              </w:rPr>
            </w:pPr>
            <w:r>
              <w:rPr>
                <w:rFonts w:hint="eastAsia"/>
                <w:noProof/>
              </w:rPr>
              <w:t>検索結果リスト</w:t>
            </w:r>
          </w:p>
          <w:p w:rsidR="006F4E55" w:rsidRDefault="006F4E55" w:rsidP="001C2630">
            <w:pPr>
              <w:rPr>
                <w:noProof/>
              </w:rPr>
            </w:pPr>
            <w:r>
              <w:rPr>
                <w:noProof/>
              </w:rPr>
              <w:drawing>
                <wp:inline distT="0" distB="0" distL="0" distR="0" wp14:anchorId="481D1045" wp14:editId="1E060913">
                  <wp:extent cx="590550" cy="266700"/>
                  <wp:effectExtent l="0" t="0" r="0" b="0"/>
                  <wp:docPr id="386" name="図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0550" cy="266700"/>
                          </a:xfrm>
                          <a:prstGeom prst="rect">
                            <a:avLst/>
                          </a:prstGeom>
                        </pic:spPr>
                      </pic:pic>
                    </a:graphicData>
                  </a:graphic>
                </wp:inline>
              </w:drawing>
            </w:r>
          </w:p>
        </w:tc>
        <w:tc>
          <w:tcPr>
            <w:tcW w:w="1232" w:type="dxa"/>
          </w:tcPr>
          <w:p w:rsidR="006F4E55" w:rsidRDefault="006F4E55" w:rsidP="001C2630">
            <w:pPr>
              <w:rPr>
                <w:rFonts w:ascii="Arial" w:eastAsiaTheme="majorEastAsia" w:hAnsi="Arial"/>
                <w:lang w:val="vi-VN"/>
              </w:rPr>
            </w:pPr>
            <w:r>
              <w:rPr>
                <w:rFonts w:ascii="Arial" w:eastAsiaTheme="majorEastAsia" w:hAnsi="Arial" w:hint="eastAsia"/>
                <w:lang w:val="vi-VN"/>
              </w:rPr>
              <w:t>ボタン</w:t>
            </w:r>
          </w:p>
        </w:tc>
        <w:tc>
          <w:tcPr>
            <w:tcW w:w="1053" w:type="dxa"/>
          </w:tcPr>
          <w:p w:rsidR="006F4E55" w:rsidRPr="00103BAB" w:rsidRDefault="006F4E55" w:rsidP="001C2630">
            <w:pPr>
              <w:jc w:val="center"/>
              <w:rPr>
                <w:rFonts w:asciiTheme="majorEastAsia" w:eastAsiaTheme="majorEastAsia" w:hAnsiTheme="majorEastAsia"/>
              </w:rPr>
            </w:pPr>
          </w:p>
        </w:tc>
        <w:tc>
          <w:tcPr>
            <w:tcW w:w="1009" w:type="dxa"/>
          </w:tcPr>
          <w:p w:rsidR="006F4E55" w:rsidRPr="00103BAB" w:rsidRDefault="006F4E55" w:rsidP="001C2630">
            <w:pPr>
              <w:jc w:val="center"/>
              <w:rPr>
                <w:rFonts w:asciiTheme="majorEastAsia" w:eastAsiaTheme="majorEastAsia" w:hAnsiTheme="majorEastAsia"/>
                <w:color w:val="FF0000"/>
              </w:rPr>
            </w:pPr>
          </w:p>
        </w:tc>
        <w:tc>
          <w:tcPr>
            <w:tcW w:w="2681" w:type="dxa"/>
          </w:tcPr>
          <w:p w:rsidR="006F4E55" w:rsidRDefault="006F4E55" w:rsidP="006F4E55">
            <w:pPr>
              <w:rPr>
                <w:rFonts w:asciiTheme="majorEastAsia" w:eastAsiaTheme="majorEastAsia" w:hAnsiTheme="majorEastAsia"/>
                <w:lang w:val="vi-VN"/>
              </w:rPr>
            </w:pPr>
            <w:r>
              <w:rPr>
                <w:rFonts w:asciiTheme="majorEastAsia" w:eastAsiaTheme="majorEastAsia" w:hAnsiTheme="majorEastAsia" w:hint="eastAsia"/>
                <w:lang w:val="vi-VN"/>
              </w:rPr>
              <w:t>クリックしたら、クリックした録音ファイルを受付情報の録音リストに追加される</w:t>
            </w:r>
          </w:p>
        </w:tc>
        <w:tc>
          <w:tcPr>
            <w:tcW w:w="2455" w:type="dxa"/>
          </w:tcPr>
          <w:p w:rsidR="006F4E55" w:rsidRPr="00103BAB" w:rsidRDefault="006F4E55" w:rsidP="001C2630">
            <w:pPr>
              <w:rPr>
                <w:rFonts w:asciiTheme="majorEastAsia" w:eastAsiaTheme="majorEastAsia" w:hAnsiTheme="majorEastAsia"/>
                <w:lang w:val="vi-VN"/>
              </w:rPr>
            </w:pPr>
          </w:p>
        </w:tc>
      </w:tr>
    </w:tbl>
    <w:p w:rsidR="00D5465B" w:rsidRPr="003807B8" w:rsidRDefault="00D5465B" w:rsidP="00E47779">
      <w:pPr>
        <w:rPr>
          <w:rFonts w:asciiTheme="majorEastAsia" w:eastAsiaTheme="majorEastAsia" w:hAnsiTheme="majorEastAsia"/>
          <w:noProof/>
        </w:rPr>
      </w:pPr>
    </w:p>
    <w:p w:rsidR="00D95F79" w:rsidRPr="00103BAB" w:rsidRDefault="007C3EF5" w:rsidP="005F18E9">
      <w:pPr>
        <w:pStyle w:val="1"/>
        <w:numPr>
          <w:ilvl w:val="0"/>
          <w:numId w:val="7"/>
        </w:numPr>
        <w:ind w:left="851"/>
        <w:rPr>
          <w:rFonts w:asciiTheme="majorEastAsia" w:hAnsiTheme="majorEastAsia"/>
          <w:noProof/>
        </w:rPr>
      </w:pPr>
      <w:bookmarkStart w:id="48" w:name="_Toc483178712"/>
      <w:r w:rsidRPr="00103BAB">
        <w:rPr>
          <w:rFonts w:asciiTheme="majorEastAsia" w:hAnsiTheme="majorEastAsia" w:hint="eastAsia"/>
          <w:lang w:val="vi-VN"/>
        </w:rPr>
        <w:t>ToDo</w:t>
      </w:r>
      <w:r w:rsidR="00A62698" w:rsidRPr="00103BAB">
        <w:rPr>
          <w:rFonts w:asciiTheme="majorEastAsia" w:hAnsiTheme="majorEastAsia" w:hint="eastAsia"/>
          <w:lang w:val="vi-VN"/>
        </w:rPr>
        <w:t>リスト</w:t>
      </w:r>
      <w:r w:rsidR="00D95F79" w:rsidRPr="00103BAB">
        <w:rPr>
          <w:rFonts w:asciiTheme="majorEastAsia" w:hAnsiTheme="majorEastAsia" w:hint="eastAsia"/>
          <w:lang w:val="vi-VN"/>
        </w:rPr>
        <w:t xml:space="preserve">　機能や概要</w:t>
      </w:r>
      <w:r w:rsidR="00161A8E" w:rsidRPr="00103BAB">
        <w:rPr>
          <w:rFonts w:asciiTheme="majorEastAsia" w:hAnsiTheme="majorEastAsia" w:hint="eastAsia"/>
          <w:lang w:val="vi-VN"/>
        </w:rPr>
        <w:t>（編集、詳細）</w:t>
      </w:r>
      <w:bookmarkEnd w:id="48"/>
    </w:p>
    <w:p w:rsidR="009A1972" w:rsidRPr="00103BAB" w:rsidRDefault="00161A8E">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4D763E64" wp14:editId="4C446FB9">
            <wp:extent cx="6695925" cy="1981200"/>
            <wp:effectExtent l="0" t="0" r="0" b="0"/>
            <wp:docPr id="292" name="図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6694410" cy="1980752"/>
                    </a:xfrm>
                    <a:prstGeom prst="rect">
                      <a:avLst/>
                    </a:prstGeom>
                  </pic:spPr>
                </pic:pic>
              </a:graphicData>
            </a:graphic>
          </wp:inline>
        </w:drawing>
      </w:r>
    </w:p>
    <w:p w:rsidR="003B5FC2" w:rsidRPr="00103BAB" w:rsidRDefault="003B5FC2">
      <w:pPr>
        <w:rPr>
          <w:rFonts w:asciiTheme="majorEastAsia" w:eastAsiaTheme="majorEastAsia" w:hAnsiTheme="majorEastAsia"/>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161A8E" w:rsidRPr="00103BAB" w:rsidTr="00E33BB4">
        <w:tc>
          <w:tcPr>
            <w:tcW w:w="10847" w:type="dxa"/>
            <w:gridSpan w:val="6"/>
          </w:tcPr>
          <w:p w:rsidR="00161A8E" w:rsidRPr="00103BAB" w:rsidRDefault="0095108E"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ToDo</w:t>
            </w:r>
            <w:r w:rsidR="00161A8E" w:rsidRPr="00103BAB">
              <w:rPr>
                <w:rFonts w:asciiTheme="majorEastAsia" w:eastAsiaTheme="majorEastAsia" w:hAnsiTheme="majorEastAsia" w:hint="eastAsia"/>
                <w:b/>
                <w:lang w:val="vi-VN"/>
              </w:rPr>
              <w:t xml:space="preserve"> オバレーイ（編集、詳細）</w:t>
            </w:r>
          </w:p>
        </w:tc>
      </w:tr>
      <w:tr w:rsidR="004D6B03" w:rsidRPr="00103BAB" w:rsidTr="00A467D2">
        <w:tc>
          <w:tcPr>
            <w:tcW w:w="2417" w:type="dxa"/>
            <w:shd w:val="clear" w:color="auto" w:fill="92D050"/>
          </w:tcPr>
          <w:p w:rsidR="00161A8E" w:rsidRPr="00103BAB" w:rsidRDefault="00161A8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161A8E" w:rsidRPr="00103BAB" w:rsidRDefault="00161A8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61A8E" w:rsidRPr="00103BAB" w:rsidRDefault="00161A8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4D6B03" w:rsidRPr="00103BAB" w:rsidTr="00A467D2">
        <w:tc>
          <w:tcPr>
            <w:tcW w:w="2417" w:type="dxa"/>
          </w:tcPr>
          <w:p w:rsidR="00EF3CBF" w:rsidRPr="00103BAB" w:rsidRDefault="00EF3CBF"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787EED89" wp14:editId="386B9F19">
                  <wp:extent cx="209550" cy="203200"/>
                  <wp:effectExtent l="0" t="0" r="0" b="6350"/>
                  <wp:docPr id="295" name="図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9550" cy="203200"/>
                          </a:xfrm>
                          <a:prstGeom prst="rect">
                            <a:avLst/>
                          </a:prstGeom>
                        </pic:spPr>
                      </pic:pic>
                    </a:graphicData>
                  </a:graphic>
                </wp:inline>
              </w:drawing>
            </w:r>
          </w:p>
        </w:tc>
        <w:tc>
          <w:tcPr>
            <w:tcW w:w="1232" w:type="dxa"/>
          </w:tcPr>
          <w:p w:rsidR="00EF3CBF" w:rsidRPr="00103BAB" w:rsidRDefault="00EF3CBF"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EF3CBF" w:rsidRPr="00103BAB" w:rsidRDefault="00EF3CBF" w:rsidP="00E33BB4">
            <w:pPr>
              <w:jc w:val="center"/>
              <w:rPr>
                <w:rFonts w:asciiTheme="majorEastAsia" w:eastAsiaTheme="majorEastAsia" w:hAnsiTheme="majorEastAsia"/>
              </w:rPr>
            </w:pPr>
          </w:p>
        </w:tc>
        <w:tc>
          <w:tcPr>
            <w:tcW w:w="1009" w:type="dxa"/>
          </w:tcPr>
          <w:p w:rsidR="00EF3CBF" w:rsidRPr="00103BAB" w:rsidRDefault="00EF3CBF" w:rsidP="00E33BB4">
            <w:pPr>
              <w:jc w:val="center"/>
              <w:rPr>
                <w:rFonts w:asciiTheme="majorEastAsia" w:eastAsiaTheme="majorEastAsia" w:hAnsiTheme="majorEastAsia"/>
                <w:color w:val="FF0000"/>
              </w:rPr>
            </w:pPr>
          </w:p>
        </w:tc>
        <w:tc>
          <w:tcPr>
            <w:tcW w:w="2681" w:type="dxa"/>
          </w:tcPr>
          <w:p w:rsidR="00EF3CBF"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EF3CBF" w:rsidRPr="00103BAB">
              <w:rPr>
                <w:rFonts w:asciiTheme="majorEastAsia" w:eastAsiaTheme="majorEastAsia" w:hAnsiTheme="majorEastAsia" w:hint="eastAsia"/>
                <w:lang w:val="vi-VN"/>
              </w:rPr>
              <w:t>ToDoの作成オバレーイを開きます。</w:t>
            </w:r>
          </w:p>
        </w:tc>
        <w:tc>
          <w:tcPr>
            <w:tcW w:w="2455" w:type="dxa"/>
          </w:tcPr>
          <w:p w:rsidR="00EF3CBF" w:rsidRPr="00103BAB" w:rsidRDefault="00C914D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ToDo</w:t>
            </w:r>
            <w:r w:rsidR="00EF3CBF" w:rsidRPr="00103BAB">
              <w:rPr>
                <w:rFonts w:asciiTheme="majorEastAsia" w:eastAsiaTheme="majorEastAsia" w:hAnsiTheme="majorEastAsia" w:hint="eastAsia"/>
                <w:lang w:val="vi-VN"/>
              </w:rPr>
              <w:t>オバレーイに参照</w:t>
            </w:r>
          </w:p>
        </w:tc>
      </w:tr>
      <w:tr w:rsidR="004D6B03" w:rsidRPr="00103BAB" w:rsidTr="00A467D2">
        <w:tc>
          <w:tcPr>
            <w:tcW w:w="2417" w:type="dxa"/>
          </w:tcPr>
          <w:p w:rsidR="00161A8E" w:rsidRPr="00103BAB" w:rsidRDefault="004D6B03"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13C3655D" wp14:editId="4A146E1C">
                  <wp:extent cx="1397201" cy="1104900"/>
                  <wp:effectExtent l="0" t="0" r="0" b="0"/>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397201" cy="1104900"/>
                          </a:xfrm>
                          <a:prstGeom prst="rect">
                            <a:avLst/>
                          </a:prstGeom>
                        </pic:spPr>
                      </pic:pic>
                    </a:graphicData>
                  </a:graphic>
                </wp:inline>
              </w:drawing>
            </w:r>
          </w:p>
        </w:tc>
        <w:tc>
          <w:tcPr>
            <w:tcW w:w="1232" w:type="dxa"/>
          </w:tcPr>
          <w:p w:rsidR="00161A8E" w:rsidRPr="00103BAB" w:rsidRDefault="004D6B0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161A8E" w:rsidRPr="00103BAB" w:rsidRDefault="00161A8E" w:rsidP="00E33BB4">
            <w:pPr>
              <w:jc w:val="center"/>
              <w:rPr>
                <w:rFonts w:asciiTheme="majorEastAsia" w:eastAsiaTheme="majorEastAsia" w:hAnsiTheme="majorEastAsia"/>
              </w:rPr>
            </w:pPr>
          </w:p>
        </w:tc>
        <w:tc>
          <w:tcPr>
            <w:tcW w:w="1009" w:type="dxa"/>
          </w:tcPr>
          <w:p w:rsidR="00161A8E" w:rsidRPr="00103BAB" w:rsidRDefault="00161A8E" w:rsidP="00E33BB4">
            <w:pPr>
              <w:jc w:val="center"/>
              <w:rPr>
                <w:rFonts w:asciiTheme="majorEastAsia" w:eastAsiaTheme="majorEastAsia" w:hAnsiTheme="majorEastAsia"/>
                <w:color w:val="FF0000"/>
              </w:rPr>
            </w:pPr>
          </w:p>
        </w:tc>
        <w:tc>
          <w:tcPr>
            <w:tcW w:w="2681" w:type="dxa"/>
          </w:tcPr>
          <w:p w:rsidR="004D6B03" w:rsidRPr="00103BAB" w:rsidRDefault="004D6B0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w:t>
            </w:r>
            <w:r w:rsidR="00F713A7" w:rsidRPr="00103BAB">
              <w:rPr>
                <w:rFonts w:asciiTheme="majorEastAsia" w:eastAsiaTheme="majorEastAsia" w:hAnsiTheme="majorEastAsia" w:hint="eastAsia"/>
                <w:lang w:val="vi-VN"/>
              </w:rPr>
              <w:t>「</w:t>
            </w:r>
            <w:r w:rsidRPr="00103BAB">
              <w:rPr>
                <w:rFonts w:asciiTheme="majorEastAsia" w:eastAsiaTheme="majorEastAsia" w:hAnsiTheme="majorEastAsia" w:hint="eastAsia"/>
                <w:lang w:val="vi-VN"/>
              </w:rPr>
              <w:t>編集</w:t>
            </w:r>
            <w:r w:rsidR="00F713A7" w:rsidRPr="00103BAB">
              <w:rPr>
                <w:rFonts w:asciiTheme="majorEastAsia" w:eastAsiaTheme="majorEastAsia" w:hAnsiTheme="majorEastAsia" w:hint="eastAsia"/>
                <w:lang w:val="vi-VN"/>
              </w:rPr>
              <w:t>、</w:t>
            </w:r>
            <w:r w:rsidRPr="00103BAB">
              <w:rPr>
                <w:rFonts w:asciiTheme="majorEastAsia" w:eastAsiaTheme="majorEastAsia" w:hAnsiTheme="majorEastAsia" w:hint="eastAsia"/>
                <w:lang w:val="vi-VN"/>
              </w:rPr>
              <w:t>未完了</w:t>
            </w:r>
            <w:r w:rsidR="00F713A7" w:rsidRPr="00103BAB">
              <w:rPr>
                <w:rFonts w:asciiTheme="majorEastAsia" w:eastAsiaTheme="majorEastAsia" w:hAnsiTheme="majorEastAsia" w:hint="eastAsia"/>
                <w:lang w:val="vi-VN"/>
              </w:rPr>
              <w:t>、</w:t>
            </w:r>
            <w:r w:rsidRPr="00103BAB">
              <w:rPr>
                <w:rFonts w:asciiTheme="majorEastAsia" w:eastAsiaTheme="majorEastAsia" w:hAnsiTheme="majorEastAsia" w:hint="eastAsia"/>
                <w:lang w:val="vi-VN"/>
              </w:rPr>
              <w:t>完了</w:t>
            </w:r>
            <w:r w:rsidR="00F713A7" w:rsidRPr="00103BAB">
              <w:rPr>
                <w:rFonts w:asciiTheme="majorEastAsia" w:eastAsiaTheme="majorEastAsia" w:hAnsiTheme="majorEastAsia" w:hint="eastAsia"/>
                <w:lang w:val="vi-VN"/>
              </w:rPr>
              <w:t>、</w:t>
            </w:r>
            <w:r w:rsidRPr="00103BAB">
              <w:rPr>
                <w:rFonts w:asciiTheme="majorEastAsia" w:eastAsiaTheme="majorEastAsia" w:hAnsiTheme="majorEastAsia" w:hint="eastAsia"/>
                <w:lang w:val="vi-VN"/>
              </w:rPr>
              <w:t>削除</w:t>
            </w:r>
            <w:r w:rsidR="00F713A7" w:rsidRPr="00103BAB">
              <w:rPr>
                <w:rFonts w:asciiTheme="majorEastAsia" w:eastAsiaTheme="majorEastAsia" w:hAnsiTheme="majorEastAsia" w:hint="eastAsia"/>
                <w:lang w:val="vi-VN"/>
              </w:rPr>
              <w:t>」</w:t>
            </w:r>
          </w:p>
          <w:p w:rsidR="004D6B03" w:rsidRPr="00103BAB" w:rsidRDefault="004D6B03" w:rsidP="00E33BB4">
            <w:pPr>
              <w:rPr>
                <w:rFonts w:asciiTheme="majorEastAsia" w:eastAsiaTheme="majorEastAsia" w:hAnsiTheme="majorEastAsia"/>
                <w:lang w:val="vi-VN"/>
              </w:rPr>
            </w:pPr>
          </w:p>
          <w:p w:rsidR="004D6B03" w:rsidRPr="00103BAB" w:rsidRDefault="004D6B0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・「編集」を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ToDoオバレーイを開く</w:t>
            </w:r>
          </w:p>
          <w:p w:rsidR="004D6B03" w:rsidRPr="00103BAB" w:rsidRDefault="004D6B0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・「未完了」を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クリックしたToDoのステータスが「未完了」にする</w:t>
            </w:r>
          </w:p>
          <w:p w:rsidR="004D6B03" w:rsidRPr="00103BAB" w:rsidRDefault="004D6B03" w:rsidP="004D6B03">
            <w:pPr>
              <w:rPr>
                <w:rFonts w:asciiTheme="majorEastAsia" w:eastAsiaTheme="majorEastAsia" w:hAnsiTheme="majorEastAsia"/>
                <w:lang w:val="vi-VN"/>
              </w:rPr>
            </w:pPr>
            <w:r w:rsidRPr="00103BAB">
              <w:rPr>
                <w:rFonts w:asciiTheme="majorEastAsia" w:eastAsiaTheme="majorEastAsia" w:hAnsiTheme="majorEastAsia" w:hint="eastAsia"/>
                <w:lang w:val="vi-VN"/>
              </w:rPr>
              <w:t>・「完了」を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クリックしたToDoのステータスが「完了」にす</w:t>
            </w:r>
            <w:r w:rsidRPr="00103BAB">
              <w:rPr>
                <w:rFonts w:asciiTheme="majorEastAsia" w:eastAsiaTheme="majorEastAsia" w:hAnsiTheme="majorEastAsia" w:hint="eastAsia"/>
                <w:lang w:val="vi-VN"/>
              </w:rPr>
              <w:lastRenderedPageBreak/>
              <w:t>る</w:t>
            </w:r>
          </w:p>
          <w:p w:rsidR="004D6B03" w:rsidRPr="00103BAB" w:rsidRDefault="004D6B03" w:rsidP="004D6B03">
            <w:pPr>
              <w:rPr>
                <w:rFonts w:asciiTheme="majorEastAsia" w:eastAsiaTheme="majorEastAsia" w:hAnsiTheme="majorEastAsia"/>
                <w:lang w:val="vi-VN"/>
              </w:rPr>
            </w:pPr>
            <w:r w:rsidRPr="00103BAB">
              <w:rPr>
                <w:rFonts w:asciiTheme="majorEastAsia" w:eastAsiaTheme="majorEastAsia" w:hAnsiTheme="majorEastAsia" w:hint="eastAsia"/>
                <w:lang w:val="vi-VN"/>
              </w:rPr>
              <w:t>・「削除」を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クリックしたToDoが削除する</w:t>
            </w:r>
          </w:p>
        </w:tc>
        <w:tc>
          <w:tcPr>
            <w:tcW w:w="2455" w:type="dxa"/>
          </w:tcPr>
          <w:p w:rsidR="00161A8E" w:rsidRPr="00103BAB" w:rsidRDefault="00F67365"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「編集」リンク場合、ToDoオバレーイに参照</w:t>
            </w:r>
          </w:p>
        </w:tc>
      </w:tr>
    </w:tbl>
    <w:p w:rsidR="00D95F79" w:rsidRPr="00103BAB" w:rsidRDefault="00D95F79">
      <w:pPr>
        <w:rPr>
          <w:rFonts w:asciiTheme="majorEastAsia" w:eastAsiaTheme="majorEastAsia" w:hAnsiTheme="majorEastAsia"/>
          <w:lang w:val="vi-VN"/>
        </w:rPr>
      </w:pPr>
    </w:p>
    <w:p w:rsidR="009F3042" w:rsidRPr="00103BAB" w:rsidRDefault="009F3042" w:rsidP="007A3848">
      <w:pPr>
        <w:pStyle w:val="1"/>
        <w:numPr>
          <w:ilvl w:val="0"/>
          <w:numId w:val="8"/>
        </w:numPr>
        <w:rPr>
          <w:rFonts w:asciiTheme="majorEastAsia" w:hAnsiTheme="majorEastAsia"/>
          <w:noProof/>
        </w:rPr>
      </w:pPr>
      <w:bookmarkStart w:id="49" w:name="_Toc483178713"/>
      <w:r w:rsidRPr="00103BAB">
        <w:rPr>
          <w:rFonts w:asciiTheme="majorEastAsia" w:hAnsiTheme="majorEastAsia"/>
          <w:noProof/>
        </w:rPr>
        <w:drawing>
          <wp:anchor distT="0" distB="0" distL="114300" distR="114300" simplePos="0" relativeHeight="251814912" behindDoc="0" locked="0" layoutInCell="1" allowOverlap="1" wp14:anchorId="0CD11366" wp14:editId="4BE1E0C2">
            <wp:simplePos x="0" y="0"/>
            <wp:positionH relativeFrom="column">
              <wp:posOffset>565785</wp:posOffset>
            </wp:positionH>
            <wp:positionV relativeFrom="paragraph">
              <wp:posOffset>281305</wp:posOffset>
            </wp:positionV>
            <wp:extent cx="5612130" cy="4464050"/>
            <wp:effectExtent l="0" t="0" r="7620" b="0"/>
            <wp:wrapTopAndBottom/>
            <wp:docPr id="297" name="図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5612130" cy="4464050"/>
                    </a:xfrm>
                    <a:prstGeom prst="rect">
                      <a:avLst/>
                    </a:prstGeom>
                  </pic:spPr>
                </pic:pic>
              </a:graphicData>
            </a:graphic>
            <wp14:sizeRelH relativeFrom="page">
              <wp14:pctWidth>0</wp14:pctWidth>
            </wp14:sizeRelH>
            <wp14:sizeRelV relativeFrom="page">
              <wp14:pctHeight>0</wp14:pctHeight>
            </wp14:sizeRelV>
          </wp:anchor>
        </w:drawing>
      </w:r>
      <w:r w:rsidRPr="00103BAB">
        <w:rPr>
          <w:rFonts w:asciiTheme="majorEastAsia" w:hAnsiTheme="majorEastAsia"/>
          <w:lang w:val="vi-VN"/>
        </w:rPr>
        <w:t>ToDo</w:t>
      </w:r>
      <w:r w:rsidRPr="00103BAB">
        <w:rPr>
          <w:rFonts w:asciiTheme="majorEastAsia" w:hAnsiTheme="majorEastAsia" w:hint="eastAsia"/>
          <w:lang w:val="vi-VN"/>
        </w:rPr>
        <w:t>オバレーイ（編集、詳細）</w:t>
      </w:r>
      <w:bookmarkEnd w:id="49"/>
    </w:p>
    <w:p w:rsidR="00D95F79" w:rsidRPr="00103BAB" w:rsidRDefault="00D95F79">
      <w:pPr>
        <w:rPr>
          <w:rFonts w:asciiTheme="majorEastAsia" w:eastAsiaTheme="majorEastAsia" w:hAnsiTheme="majorEastAsia"/>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0F3C1D" w:rsidRPr="00103BAB" w:rsidTr="00E33BB4">
        <w:tc>
          <w:tcPr>
            <w:tcW w:w="10847" w:type="dxa"/>
            <w:gridSpan w:val="6"/>
          </w:tcPr>
          <w:p w:rsidR="000F3C1D" w:rsidRPr="00103BAB" w:rsidRDefault="000F3C1D"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ToDo オバレーイ（編集、詳細）</w:t>
            </w:r>
          </w:p>
        </w:tc>
      </w:tr>
      <w:tr w:rsidR="000F3C1D" w:rsidRPr="00103BAB" w:rsidTr="00E33BB4">
        <w:tc>
          <w:tcPr>
            <w:tcW w:w="2417" w:type="dxa"/>
            <w:shd w:val="clear" w:color="auto" w:fill="92D050"/>
          </w:tcPr>
          <w:p w:rsidR="000F3C1D" w:rsidRPr="00103BAB" w:rsidRDefault="000F3C1D"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0F3C1D" w:rsidRPr="00103BAB" w:rsidRDefault="000F3C1D"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0F3C1D" w:rsidRPr="00103BAB" w:rsidRDefault="000F3C1D"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0F3C1D" w:rsidRPr="00103BAB" w:rsidTr="00E33BB4">
        <w:tc>
          <w:tcPr>
            <w:tcW w:w="2417" w:type="dxa"/>
          </w:tcPr>
          <w:p w:rsidR="000F3C1D" w:rsidRPr="00103BAB" w:rsidRDefault="000F3C1D"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rPr>
              <w:t>予定日時</w:t>
            </w:r>
          </w:p>
        </w:tc>
        <w:tc>
          <w:tcPr>
            <w:tcW w:w="1232" w:type="dxa"/>
          </w:tcPr>
          <w:p w:rsidR="000F3C1D" w:rsidRPr="00103BAB" w:rsidRDefault="000F3C1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3" w:type="dxa"/>
          </w:tcPr>
          <w:p w:rsidR="000F3C1D" w:rsidRPr="00103BAB" w:rsidRDefault="000F3C1D" w:rsidP="00E33BB4">
            <w:pPr>
              <w:jc w:val="center"/>
              <w:rPr>
                <w:rFonts w:asciiTheme="majorEastAsia" w:eastAsiaTheme="majorEastAsia" w:hAnsiTheme="majorEastAsia"/>
              </w:rPr>
            </w:pPr>
            <w:r w:rsidRPr="00103BAB">
              <w:rPr>
                <w:rFonts w:asciiTheme="majorEastAsia" w:eastAsiaTheme="majorEastAsia" w:hAnsiTheme="majorEastAsia" w:hint="eastAsia"/>
              </w:rPr>
              <w:t>Date</w:t>
            </w:r>
          </w:p>
        </w:tc>
        <w:tc>
          <w:tcPr>
            <w:tcW w:w="1009" w:type="dxa"/>
          </w:tcPr>
          <w:p w:rsidR="000F3C1D" w:rsidRPr="00103BAB" w:rsidRDefault="000F3C1D"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1" w:type="dxa"/>
          </w:tcPr>
          <w:p w:rsidR="000F3C1D" w:rsidRPr="00103BAB" w:rsidRDefault="000F3C1D" w:rsidP="00E33BB4">
            <w:pPr>
              <w:rPr>
                <w:rFonts w:asciiTheme="majorEastAsia" w:eastAsiaTheme="majorEastAsia" w:hAnsiTheme="majorEastAsia"/>
                <w:lang w:val="vi-VN"/>
              </w:rPr>
            </w:pPr>
          </w:p>
        </w:tc>
        <w:tc>
          <w:tcPr>
            <w:tcW w:w="2455" w:type="dxa"/>
          </w:tcPr>
          <w:p w:rsidR="000F3C1D" w:rsidRPr="00103BAB" w:rsidRDefault="000F3C1D"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5BB6620" wp14:editId="01499951">
                  <wp:extent cx="279400" cy="228600"/>
                  <wp:effectExtent l="0" t="0" r="6350" b="0"/>
                  <wp:docPr id="300" name="図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400" cy="228600"/>
                          </a:xfrm>
                          <a:prstGeom prst="rect">
                            <a:avLst/>
                          </a:prstGeom>
                        </pic:spPr>
                      </pic:pic>
                    </a:graphicData>
                  </a:graphic>
                </wp:inline>
              </w:drawing>
            </w:r>
          </w:p>
        </w:tc>
        <w:tc>
          <w:tcPr>
            <w:tcW w:w="1232" w:type="dxa"/>
          </w:tcPr>
          <w:p w:rsidR="006308C4" w:rsidRPr="00103BAB" w:rsidRDefault="006308C4"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6308C4"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クリックしたら、以下のようなカレンダーを表示する</w:t>
            </w:r>
          </w:p>
        </w:tc>
        <w:tc>
          <w:tcPr>
            <w:tcW w:w="2455" w:type="dxa"/>
          </w:tcPr>
          <w:p w:rsidR="006308C4" w:rsidRPr="00103BAB" w:rsidRDefault="006308C4"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7F8B7B09" wp14:editId="24FBF478">
                  <wp:extent cx="1234121" cy="1746322"/>
                  <wp:effectExtent l="0" t="0" r="4445" b="6350"/>
                  <wp:docPr id="301" name="図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37556" cy="1751183"/>
                          </a:xfrm>
                          <a:prstGeom prst="rect">
                            <a:avLst/>
                          </a:prstGeom>
                        </pic:spPr>
                      </pic:pic>
                    </a:graphicData>
                  </a:graphic>
                </wp:inline>
              </w:drawing>
            </w:r>
          </w:p>
        </w:tc>
        <w:tc>
          <w:tcPr>
            <w:tcW w:w="1232" w:type="dxa"/>
          </w:tcPr>
          <w:p w:rsidR="006308C4" w:rsidRPr="00103BAB" w:rsidRDefault="006308C4" w:rsidP="00E33BB4">
            <w:pPr>
              <w:rPr>
                <w:rFonts w:asciiTheme="majorEastAsia" w:eastAsiaTheme="majorEastAsia" w:hAnsiTheme="majorEastAsia"/>
                <w:lang w:val="vi-VN"/>
              </w:rPr>
            </w:pP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6308C4" w:rsidP="00E33BB4">
            <w:pPr>
              <w:rPr>
                <w:rFonts w:asciiTheme="majorEastAsia" w:eastAsiaTheme="majorEastAsia" w:hAnsiTheme="majorEastAsia"/>
              </w:rPr>
            </w:pPr>
            <w:r w:rsidRPr="00103BAB">
              <w:rPr>
                <w:rFonts w:asciiTheme="majorEastAsia" w:eastAsiaTheme="majorEastAsia" w:hAnsiTheme="majorEastAsia" w:hint="eastAsia"/>
              </w:rPr>
              <w:t>日時を選択したら、上記の「受付日時」に反映させる</w:t>
            </w:r>
          </w:p>
        </w:tc>
        <w:tc>
          <w:tcPr>
            <w:tcW w:w="2455" w:type="dxa"/>
          </w:tcPr>
          <w:p w:rsidR="006308C4" w:rsidRPr="00103BAB" w:rsidRDefault="006308C4"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noProof/>
              </w:rPr>
            </w:pPr>
            <w:r w:rsidRPr="00103BAB">
              <w:rPr>
                <w:rFonts w:asciiTheme="majorEastAsia" w:eastAsiaTheme="majorEastAsia" w:hAnsiTheme="majorEastAsia" w:hint="eastAsia"/>
                <w:noProof/>
              </w:rPr>
              <w:t>重要度</w:t>
            </w:r>
          </w:p>
          <w:p w:rsidR="006308C4" w:rsidRPr="00103BAB" w:rsidRDefault="006308C4"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70DE69B2" wp14:editId="1F89C428">
                  <wp:extent cx="1066800" cy="234950"/>
                  <wp:effectExtent l="0" t="0" r="0" b="0"/>
                  <wp:docPr id="302" name="図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066800" cy="234950"/>
                          </a:xfrm>
                          <a:prstGeom prst="rect">
                            <a:avLst/>
                          </a:prstGeom>
                        </pic:spPr>
                      </pic:pic>
                    </a:graphicData>
                  </a:graphic>
                </wp:inline>
              </w:drawing>
            </w:r>
          </w:p>
        </w:tc>
        <w:tc>
          <w:tcPr>
            <w:tcW w:w="1232" w:type="dxa"/>
          </w:tcPr>
          <w:p w:rsidR="006308C4" w:rsidRPr="00103BAB" w:rsidRDefault="006308C4"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選択ボタン</w:t>
            </w: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6308C4" w:rsidP="00E33BB4">
            <w:pPr>
              <w:rPr>
                <w:rFonts w:asciiTheme="majorEastAsia" w:eastAsiaTheme="majorEastAsia" w:hAnsiTheme="majorEastAsia"/>
                <w:lang w:val="vi-VN"/>
              </w:rPr>
            </w:pPr>
          </w:p>
        </w:tc>
        <w:tc>
          <w:tcPr>
            <w:tcW w:w="2455" w:type="dxa"/>
          </w:tcPr>
          <w:p w:rsidR="006308C4" w:rsidRPr="00103BAB" w:rsidRDefault="006308C4"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noProof/>
              </w:rPr>
            </w:pPr>
            <w:r w:rsidRPr="00103BAB">
              <w:rPr>
                <w:rFonts w:asciiTheme="majorEastAsia" w:eastAsiaTheme="majorEastAsia" w:hAnsiTheme="majorEastAsia" w:hint="eastAsia"/>
                <w:noProof/>
              </w:rPr>
              <w:t>同部署で共有</w:t>
            </w:r>
          </w:p>
        </w:tc>
        <w:tc>
          <w:tcPr>
            <w:tcW w:w="1232" w:type="dxa"/>
          </w:tcPr>
          <w:p w:rsidR="006308C4" w:rsidRPr="00103BAB" w:rsidRDefault="009C41E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チェックボックス</w:t>
            </w: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4E5957" w:rsidP="00E33BB4">
            <w:pPr>
              <w:rPr>
                <w:rFonts w:asciiTheme="majorEastAsia" w:eastAsiaTheme="majorEastAsia" w:hAnsiTheme="majorEastAsia"/>
              </w:rPr>
            </w:pPr>
            <w:r w:rsidRPr="00103BAB">
              <w:rPr>
                <w:rFonts w:asciiTheme="majorEastAsia" w:eastAsiaTheme="majorEastAsia" w:hAnsiTheme="majorEastAsia" w:hint="eastAsia"/>
              </w:rPr>
              <w:t>チェックした場合、部署内に共有する</w:t>
            </w:r>
          </w:p>
        </w:tc>
        <w:tc>
          <w:tcPr>
            <w:tcW w:w="2455" w:type="dxa"/>
          </w:tcPr>
          <w:p w:rsidR="006308C4" w:rsidRPr="00103BAB" w:rsidRDefault="006308C4"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noProof/>
              </w:rPr>
            </w:pPr>
            <w:r w:rsidRPr="00103BAB">
              <w:rPr>
                <w:rFonts w:asciiTheme="majorEastAsia" w:eastAsiaTheme="majorEastAsia" w:hAnsiTheme="majorEastAsia" w:hint="eastAsia"/>
                <w:noProof/>
              </w:rPr>
              <w:t>内容</w:t>
            </w:r>
          </w:p>
        </w:tc>
        <w:tc>
          <w:tcPr>
            <w:tcW w:w="1232" w:type="dxa"/>
          </w:tcPr>
          <w:p w:rsidR="006308C4" w:rsidRPr="00103BAB" w:rsidRDefault="009C41E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6308C4" w:rsidP="00E33BB4">
            <w:pPr>
              <w:rPr>
                <w:rFonts w:asciiTheme="majorEastAsia" w:eastAsiaTheme="majorEastAsia" w:hAnsiTheme="majorEastAsia"/>
              </w:rPr>
            </w:pPr>
          </w:p>
        </w:tc>
        <w:tc>
          <w:tcPr>
            <w:tcW w:w="2455" w:type="dxa"/>
          </w:tcPr>
          <w:p w:rsidR="006308C4" w:rsidRPr="00103BAB" w:rsidRDefault="006308C4" w:rsidP="00E33BB4">
            <w:pPr>
              <w:rPr>
                <w:rFonts w:asciiTheme="majorEastAsia" w:eastAsiaTheme="majorEastAsia" w:hAnsiTheme="majorEastAsia"/>
                <w:lang w:val="vi-VN"/>
              </w:rPr>
            </w:pPr>
          </w:p>
        </w:tc>
      </w:tr>
      <w:tr w:rsidR="00A95465" w:rsidRPr="004B2AC4" w:rsidTr="00A95465">
        <w:trPr>
          <w:ins w:id="50" w:author="owner" w:date="2017-06-30T13:37:00Z"/>
        </w:trPr>
        <w:tc>
          <w:tcPr>
            <w:tcW w:w="10847" w:type="dxa"/>
            <w:gridSpan w:val="6"/>
          </w:tcPr>
          <w:p w:rsidR="00A95465" w:rsidRPr="00346FFB" w:rsidRDefault="00A95465" w:rsidP="00346FFB">
            <w:pPr>
              <w:pStyle w:val="a5"/>
              <w:numPr>
                <w:ilvl w:val="0"/>
                <w:numId w:val="13"/>
              </w:numPr>
              <w:ind w:leftChars="0"/>
              <w:rPr>
                <w:ins w:id="51" w:author="owner" w:date="2017-06-30T13:38:00Z"/>
                <w:rFonts w:ascii="Arial" w:eastAsiaTheme="majorEastAsia" w:hAnsi="Arial" w:hint="eastAsia"/>
                <w:lang w:val="vi-VN"/>
                <w:rPrChange w:id="52" w:author="owner" w:date="2017-06-30T13:47:00Z">
                  <w:rPr>
                    <w:ins w:id="53" w:author="owner" w:date="2017-06-30T13:38:00Z"/>
                    <w:rFonts w:hint="eastAsia"/>
                    <w:lang w:val="vi-VN"/>
                  </w:rPr>
                </w:rPrChange>
              </w:rPr>
              <w:pPrChange w:id="54" w:author="owner" w:date="2017-06-30T13:47:00Z">
                <w:pPr/>
              </w:pPrChange>
            </w:pPr>
            <w:ins w:id="55" w:author="owner" w:date="2017-06-30T13:38:00Z">
              <w:r w:rsidRPr="00346FFB">
                <w:rPr>
                  <w:rFonts w:ascii="Arial" w:eastAsiaTheme="majorEastAsia" w:hAnsi="Arial" w:hint="eastAsia"/>
                  <w:lang w:val="vi-VN"/>
                  <w:rPrChange w:id="56" w:author="owner" w:date="2017-06-30T13:47:00Z">
                    <w:rPr>
                      <w:rFonts w:hint="eastAsia"/>
                      <w:lang w:val="vi-VN"/>
                    </w:rPr>
                  </w:rPrChange>
                </w:rPr>
                <w:t>左メニュ</w:t>
              </w:r>
              <w:r w:rsidRPr="00346FFB">
                <w:rPr>
                  <w:rFonts w:ascii="Arial" w:eastAsiaTheme="majorEastAsia" w:hAnsi="Arial" w:hint="eastAsia"/>
                  <w:lang w:val="vi-VN"/>
                  <w:rPrChange w:id="57" w:author="owner" w:date="2017-06-30T13:47:00Z">
                    <w:rPr>
                      <w:rFonts w:hint="eastAsia"/>
                      <w:lang w:val="vi-VN"/>
                    </w:rPr>
                  </w:rPrChange>
                </w:rPr>
                <w:t>Todo</w:t>
              </w:r>
              <w:r w:rsidRPr="00346FFB">
                <w:rPr>
                  <w:rFonts w:ascii="Arial" w:eastAsiaTheme="majorEastAsia" w:hAnsi="Arial" w:hint="eastAsia"/>
                  <w:lang w:val="vi-VN"/>
                  <w:rPrChange w:id="58" w:author="owner" w:date="2017-06-30T13:47:00Z">
                    <w:rPr>
                      <w:rFonts w:hint="eastAsia"/>
                      <w:lang w:val="vi-VN"/>
                    </w:rPr>
                  </w:rPrChange>
                </w:rPr>
                <w:t>リスト表示条件は以下のように</w:t>
              </w:r>
            </w:ins>
          </w:p>
          <w:p w:rsidR="00A95465" w:rsidRPr="00A95465" w:rsidRDefault="00A95465" w:rsidP="00A95465">
            <w:pPr>
              <w:pStyle w:val="a5"/>
              <w:numPr>
                <w:ilvl w:val="0"/>
                <w:numId w:val="12"/>
              </w:numPr>
              <w:ind w:leftChars="0"/>
              <w:rPr>
                <w:ins w:id="59" w:author="owner" w:date="2017-06-30T13:44:00Z"/>
                <w:rFonts w:ascii="Arial" w:eastAsiaTheme="majorEastAsia" w:hAnsi="Arial" w:hint="eastAsia"/>
                <w:lang w:val="vi-VN"/>
                <w:rPrChange w:id="60" w:author="owner" w:date="2017-06-30T13:44:00Z">
                  <w:rPr>
                    <w:ins w:id="61" w:author="owner" w:date="2017-06-30T13:44:00Z"/>
                    <w:rFonts w:hint="eastAsia"/>
                    <w:lang w:val="vi-VN"/>
                  </w:rPr>
                </w:rPrChange>
              </w:rPr>
              <w:pPrChange w:id="62" w:author="owner" w:date="2017-06-30T13:44:00Z">
                <w:pPr/>
              </w:pPrChange>
            </w:pPr>
            <w:ins w:id="63" w:author="owner" w:date="2017-06-30T13:43:00Z">
              <w:r w:rsidRPr="00A95465">
                <w:rPr>
                  <w:rFonts w:ascii="Arial" w:eastAsiaTheme="majorEastAsia" w:hAnsi="Arial" w:hint="eastAsia"/>
                  <w:lang w:val="vi-VN"/>
                  <w:rPrChange w:id="64" w:author="owner" w:date="2017-06-30T13:44:00Z">
                    <w:rPr>
                      <w:rFonts w:hint="eastAsia"/>
                      <w:lang w:val="vi-VN"/>
                    </w:rPr>
                  </w:rPrChange>
                </w:rPr>
                <w:t>削除していない物（</w:t>
              </w:r>
            </w:ins>
            <w:ins w:id="65" w:author="owner" w:date="2017-06-30T13:44:00Z">
              <w:r w:rsidRPr="00A95465">
                <w:rPr>
                  <w:rFonts w:ascii="Arial" w:eastAsiaTheme="majorEastAsia" w:hAnsi="Arial" w:hint="eastAsia"/>
                  <w:lang w:val="vi-VN"/>
                  <w:rPrChange w:id="66" w:author="owner" w:date="2017-06-30T13:44:00Z">
                    <w:rPr>
                      <w:rFonts w:hint="eastAsia"/>
                      <w:lang w:val="vi-VN"/>
                    </w:rPr>
                  </w:rPrChange>
                </w:rPr>
                <w:t>削除していないが受付情報が削除うされたらその</w:t>
              </w:r>
              <w:r w:rsidRPr="00A95465">
                <w:rPr>
                  <w:rFonts w:ascii="Arial" w:eastAsiaTheme="majorEastAsia" w:hAnsi="Arial" w:hint="eastAsia"/>
                  <w:lang w:val="vi-VN"/>
                  <w:rPrChange w:id="67" w:author="owner" w:date="2017-06-30T13:44:00Z">
                    <w:rPr>
                      <w:rFonts w:hint="eastAsia"/>
                      <w:lang w:val="vi-VN"/>
                    </w:rPr>
                  </w:rPrChange>
                </w:rPr>
                <w:t>Todo</w:t>
              </w:r>
              <w:r w:rsidRPr="00A95465">
                <w:rPr>
                  <w:rFonts w:ascii="Arial" w:eastAsiaTheme="majorEastAsia" w:hAnsi="Arial" w:hint="eastAsia"/>
                  <w:lang w:val="vi-VN"/>
                  <w:rPrChange w:id="68" w:author="owner" w:date="2017-06-30T13:44:00Z">
                    <w:rPr>
                      <w:rFonts w:hint="eastAsia"/>
                      <w:lang w:val="vi-VN"/>
                    </w:rPr>
                  </w:rPrChange>
                </w:rPr>
                <w:t>予定も表示されない</w:t>
              </w:r>
            </w:ins>
            <w:ins w:id="69" w:author="owner" w:date="2017-06-30T13:43:00Z">
              <w:r w:rsidRPr="00A95465">
                <w:rPr>
                  <w:rFonts w:ascii="Arial" w:eastAsiaTheme="majorEastAsia" w:hAnsi="Arial" w:hint="eastAsia"/>
                  <w:lang w:val="vi-VN"/>
                  <w:rPrChange w:id="70" w:author="owner" w:date="2017-06-30T13:44:00Z">
                    <w:rPr>
                      <w:rFonts w:hint="eastAsia"/>
                      <w:lang w:val="vi-VN"/>
                    </w:rPr>
                  </w:rPrChange>
                </w:rPr>
                <w:t>）</w:t>
              </w:r>
            </w:ins>
          </w:p>
          <w:p w:rsidR="00A95465" w:rsidRDefault="00A95465" w:rsidP="00A95465">
            <w:pPr>
              <w:pStyle w:val="a5"/>
              <w:numPr>
                <w:ilvl w:val="0"/>
                <w:numId w:val="12"/>
              </w:numPr>
              <w:ind w:leftChars="0"/>
              <w:rPr>
                <w:ins w:id="71" w:author="owner" w:date="2017-06-30T13:45:00Z"/>
                <w:rFonts w:ascii="Arial" w:eastAsiaTheme="majorEastAsia" w:hAnsi="Arial" w:hint="eastAsia"/>
                <w:lang w:val="vi-VN"/>
              </w:rPr>
              <w:pPrChange w:id="72" w:author="owner" w:date="2017-06-30T13:44:00Z">
                <w:pPr/>
              </w:pPrChange>
            </w:pPr>
            <w:ins w:id="73" w:author="owner" w:date="2017-06-30T13:44:00Z">
              <w:r>
                <w:rPr>
                  <w:rFonts w:ascii="Arial" w:eastAsiaTheme="majorEastAsia" w:hAnsi="Arial" w:hint="eastAsia"/>
                  <w:lang w:val="vi-VN"/>
                </w:rPr>
                <w:t>今日の物のみ</w:t>
              </w:r>
            </w:ins>
          </w:p>
          <w:p w:rsidR="00346FFB" w:rsidRPr="00364C36" w:rsidRDefault="00A95465" w:rsidP="00346FFB">
            <w:pPr>
              <w:pStyle w:val="a5"/>
              <w:numPr>
                <w:ilvl w:val="0"/>
                <w:numId w:val="12"/>
              </w:numPr>
              <w:ind w:leftChars="0"/>
              <w:rPr>
                <w:ins w:id="74" w:author="owner" w:date="2017-06-30T13:47:00Z"/>
                <w:rFonts w:ascii="Arial" w:eastAsiaTheme="majorEastAsia" w:hAnsi="Arial" w:hint="eastAsia"/>
                <w:lang w:val="vi-VN"/>
                <w:rPrChange w:id="75" w:author="owner" w:date="2017-06-30T13:48:00Z">
                  <w:rPr>
                    <w:ins w:id="76" w:author="owner" w:date="2017-06-30T13:47:00Z"/>
                    <w:rFonts w:hint="eastAsia"/>
                    <w:lang w:val="vi-VN"/>
                  </w:rPr>
                </w:rPrChange>
              </w:rPr>
              <w:pPrChange w:id="77" w:author="owner" w:date="2017-06-30T13:48:00Z">
                <w:pPr/>
              </w:pPrChange>
            </w:pPr>
            <w:ins w:id="78" w:author="owner" w:date="2017-06-30T13:45:00Z">
              <w:r>
                <w:rPr>
                  <w:rFonts w:ascii="Arial" w:eastAsiaTheme="majorEastAsia" w:hAnsi="Arial" w:hint="eastAsia"/>
                  <w:lang w:val="vi-VN"/>
                </w:rPr>
                <w:t>作成者のみリストを見える、正しい</w:t>
              </w:r>
            </w:ins>
            <w:ins w:id="79" w:author="owner" w:date="2017-06-30T13:46:00Z">
              <w:r w:rsidR="004B2AC4">
                <w:rPr>
                  <w:rFonts w:ascii="Arial" w:eastAsiaTheme="majorEastAsia" w:hAnsi="Arial" w:hint="eastAsia"/>
                  <w:lang w:val="vi-VN"/>
                </w:rPr>
                <w:t>グループ</w:t>
              </w:r>
            </w:ins>
            <w:ins w:id="80" w:author="owner" w:date="2017-06-30T13:45:00Z">
              <w:r w:rsidR="004B2AC4">
                <w:rPr>
                  <w:rFonts w:ascii="Arial" w:eastAsiaTheme="majorEastAsia" w:hAnsi="Arial" w:hint="eastAsia"/>
                  <w:lang w:val="vi-VN"/>
                </w:rPr>
                <w:t>を共有</w:t>
              </w:r>
            </w:ins>
            <w:ins w:id="81" w:author="owner" w:date="2017-06-30T13:46:00Z">
              <w:r w:rsidR="004B2AC4">
                <w:rPr>
                  <w:rFonts w:ascii="Arial" w:eastAsiaTheme="majorEastAsia" w:hAnsi="Arial" w:hint="eastAsia"/>
                  <w:lang w:val="vi-VN"/>
                </w:rPr>
                <w:t>された場合グループ内のメンバーもその</w:t>
              </w:r>
              <w:r w:rsidR="004B2AC4">
                <w:rPr>
                  <w:rFonts w:ascii="Arial" w:eastAsiaTheme="majorEastAsia" w:hAnsi="Arial" w:hint="eastAsia"/>
                  <w:lang w:val="vi-VN"/>
                </w:rPr>
                <w:t>Todo</w:t>
              </w:r>
              <w:r w:rsidR="004B2AC4">
                <w:rPr>
                  <w:rFonts w:ascii="Arial" w:eastAsiaTheme="majorEastAsia" w:hAnsi="Arial" w:hint="eastAsia"/>
                  <w:lang w:val="vi-VN"/>
                </w:rPr>
                <w:t>予定が見える</w:t>
              </w:r>
            </w:ins>
          </w:p>
          <w:p w:rsidR="00346FFB" w:rsidRPr="00346FFB" w:rsidRDefault="00346FFB" w:rsidP="00346FFB">
            <w:pPr>
              <w:rPr>
                <w:ins w:id="82" w:author="owner" w:date="2017-06-30T13:37:00Z"/>
                <w:rFonts w:ascii="Arial" w:eastAsiaTheme="majorEastAsia" w:hAnsi="Arial" w:hint="eastAsia"/>
                <w:lang w:val="vi-VN"/>
                <w:rPrChange w:id="83" w:author="owner" w:date="2017-06-30T13:47:00Z">
                  <w:rPr>
                    <w:ins w:id="84" w:author="owner" w:date="2017-06-30T13:37:00Z"/>
                    <w:rFonts w:asciiTheme="majorEastAsia" w:eastAsiaTheme="majorEastAsia" w:hAnsiTheme="majorEastAsia"/>
                    <w:lang w:val="vi-VN"/>
                  </w:rPr>
                </w:rPrChange>
              </w:rPr>
            </w:pPr>
            <w:ins w:id="85" w:author="owner" w:date="2017-06-30T13:47:00Z">
              <w:r>
                <w:rPr>
                  <w:rFonts w:ascii="Arial" w:eastAsiaTheme="majorEastAsia" w:hAnsi="Arial" w:hint="eastAsia"/>
                  <w:lang w:val="vi-VN"/>
                </w:rPr>
                <w:t>注意：</w:t>
              </w:r>
              <w:r>
                <w:rPr>
                  <w:rFonts w:ascii="Arial" w:eastAsiaTheme="majorEastAsia" w:hAnsi="Arial" w:hint="eastAsia"/>
                  <w:lang w:val="vi-VN"/>
                </w:rPr>
                <w:t>Todo</w:t>
              </w:r>
              <w:r>
                <w:rPr>
                  <w:rFonts w:ascii="Arial" w:eastAsiaTheme="majorEastAsia" w:hAnsi="Arial" w:hint="eastAsia"/>
                  <w:lang w:val="vi-VN"/>
                </w:rPr>
                <w:t>予定を追加した途端に左</w:t>
              </w:r>
              <w:r>
                <w:rPr>
                  <w:rFonts w:ascii="Arial" w:eastAsiaTheme="majorEastAsia" w:hAnsi="Arial" w:hint="eastAsia"/>
                  <w:lang w:val="vi-VN"/>
                </w:rPr>
                <w:t>Todo</w:t>
              </w:r>
              <w:r>
                <w:rPr>
                  <w:rFonts w:ascii="Arial" w:eastAsiaTheme="majorEastAsia" w:hAnsi="Arial" w:hint="eastAsia"/>
                  <w:lang w:val="vi-VN"/>
                </w:rPr>
                <w:t>リストの</w:t>
              </w:r>
            </w:ins>
            <w:ins w:id="86" w:author="owner" w:date="2017-06-30T13:48:00Z">
              <w:r>
                <w:rPr>
                  <w:rFonts w:ascii="Arial" w:eastAsiaTheme="majorEastAsia" w:hAnsi="Arial" w:hint="eastAsia"/>
                  <w:lang w:val="vi-VN"/>
                </w:rPr>
                <w:t>内容も更新する</w:t>
              </w:r>
            </w:ins>
          </w:p>
        </w:tc>
      </w:tr>
    </w:tbl>
    <w:p w:rsidR="000F3C1D" w:rsidRPr="00103BAB" w:rsidRDefault="000F3C1D">
      <w:pPr>
        <w:rPr>
          <w:rFonts w:asciiTheme="majorEastAsia" w:eastAsiaTheme="majorEastAsia" w:hAnsiTheme="majorEastAsia"/>
          <w:lang w:val="vi-VN"/>
        </w:rPr>
      </w:pPr>
      <w:bookmarkStart w:id="87" w:name="_GoBack"/>
      <w:bookmarkEnd w:id="87"/>
    </w:p>
    <w:p w:rsidR="000F3C1D" w:rsidRPr="00103BAB" w:rsidRDefault="007E66EC" w:rsidP="007A3848">
      <w:pPr>
        <w:pStyle w:val="1"/>
        <w:numPr>
          <w:ilvl w:val="0"/>
          <w:numId w:val="8"/>
        </w:numPr>
        <w:rPr>
          <w:rFonts w:asciiTheme="majorEastAsia" w:hAnsiTheme="majorEastAsia"/>
          <w:noProof/>
        </w:rPr>
      </w:pPr>
      <w:bookmarkStart w:id="88" w:name="_Toc483178714"/>
      <w:r w:rsidRPr="00103BAB">
        <w:rPr>
          <w:rFonts w:asciiTheme="majorEastAsia" w:hAnsiTheme="majorEastAsia"/>
          <w:noProof/>
        </w:rPr>
        <w:lastRenderedPageBreak/>
        <w:drawing>
          <wp:anchor distT="0" distB="0" distL="114300" distR="114300" simplePos="0" relativeHeight="251815936" behindDoc="0" locked="0" layoutInCell="1" allowOverlap="1" wp14:anchorId="7B6DB146" wp14:editId="3A36D054">
            <wp:simplePos x="0" y="0"/>
            <wp:positionH relativeFrom="column">
              <wp:posOffset>743585</wp:posOffset>
            </wp:positionH>
            <wp:positionV relativeFrom="paragraph">
              <wp:posOffset>262255</wp:posOffset>
            </wp:positionV>
            <wp:extent cx="5099050" cy="4146550"/>
            <wp:effectExtent l="0" t="0" r="6350" b="6350"/>
            <wp:wrapTopAndBottom/>
            <wp:docPr id="303" name="図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5099050" cy="4146550"/>
                    </a:xfrm>
                    <a:prstGeom prst="rect">
                      <a:avLst/>
                    </a:prstGeom>
                  </pic:spPr>
                </pic:pic>
              </a:graphicData>
            </a:graphic>
            <wp14:sizeRelH relativeFrom="page">
              <wp14:pctWidth>0</wp14:pctWidth>
            </wp14:sizeRelH>
            <wp14:sizeRelV relativeFrom="page">
              <wp14:pctHeight>0</wp14:pctHeight>
            </wp14:sizeRelV>
          </wp:anchor>
        </w:drawing>
      </w:r>
      <w:r w:rsidR="005C589F" w:rsidRPr="00103BAB">
        <w:rPr>
          <w:rFonts w:asciiTheme="majorEastAsia" w:hAnsiTheme="majorEastAsia" w:hint="eastAsia"/>
          <w:lang w:val="vi-VN"/>
        </w:rPr>
        <w:t>対応依頼　機能や概要（詳細）</w:t>
      </w:r>
      <w:bookmarkEnd w:id="88"/>
    </w:p>
    <w:tbl>
      <w:tblPr>
        <w:tblStyle w:val="a7"/>
        <w:tblW w:w="0" w:type="auto"/>
        <w:tblLook w:val="04A0" w:firstRow="1" w:lastRow="0" w:firstColumn="1" w:lastColumn="0" w:noHBand="0" w:noVBand="1"/>
      </w:tblPr>
      <w:tblGrid>
        <w:gridCol w:w="2536"/>
        <w:gridCol w:w="1209"/>
        <w:gridCol w:w="1056"/>
        <w:gridCol w:w="994"/>
        <w:gridCol w:w="2636"/>
        <w:gridCol w:w="2416"/>
      </w:tblGrid>
      <w:tr w:rsidR="007E66EC" w:rsidRPr="00103BAB" w:rsidTr="00E33BB4">
        <w:tc>
          <w:tcPr>
            <w:tcW w:w="10847" w:type="dxa"/>
            <w:gridSpan w:val="6"/>
          </w:tcPr>
          <w:p w:rsidR="007E66EC" w:rsidRPr="00103BAB" w:rsidRDefault="007E66EC"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対応依頼　オバレーイ（詳細）</w:t>
            </w:r>
          </w:p>
        </w:tc>
      </w:tr>
      <w:tr w:rsidR="008A75E6" w:rsidRPr="00103BAB" w:rsidTr="006231D0">
        <w:tc>
          <w:tcPr>
            <w:tcW w:w="2406" w:type="dxa"/>
            <w:shd w:val="clear" w:color="auto" w:fill="92D050"/>
          </w:tcPr>
          <w:p w:rsidR="007E66EC" w:rsidRPr="00103BAB" w:rsidRDefault="007E66EC"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7E66EC" w:rsidRPr="00103BAB" w:rsidRDefault="007E66EC"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7E66EC" w:rsidRPr="00103BAB" w:rsidRDefault="007E66EC"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10" w:type="dxa"/>
            <w:shd w:val="clear" w:color="auto" w:fill="92D050"/>
          </w:tcPr>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5" w:type="dxa"/>
            <w:shd w:val="clear" w:color="auto" w:fill="92D050"/>
          </w:tcPr>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8" w:type="dxa"/>
            <w:shd w:val="clear" w:color="auto" w:fill="92D050"/>
          </w:tcPr>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8A75E6" w:rsidRPr="00103BAB" w:rsidTr="006231D0">
        <w:tc>
          <w:tcPr>
            <w:tcW w:w="2406" w:type="dxa"/>
          </w:tcPr>
          <w:p w:rsidR="007E66EC" w:rsidRPr="00103BAB" w:rsidRDefault="007E66EC"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差出人</w:t>
            </w:r>
          </w:p>
          <w:p w:rsidR="00FB25BA" w:rsidRPr="00103BAB" w:rsidRDefault="00FB25BA"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63E2F0C5" wp14:editId="143B8FA2">
                  <wp:extent cx="1473200" cy="696317"/>
                  <wp:effectExtent l="0" t="0" r="0" b="8890"/>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473200" cy="696317"/>
                          </a:xfrm>
                          <a:prstGeom prst="rect">
                            <a:avLst/>
                          </a:prstGeom>
                        </pic:spPr>
                      </pic:pic>
                    </a:graphicData>
                  </a:graphic>
                </wp:inline>
              </w:drawing>
            </w:r>
          </w:p>
        </w:tc>
        <w:tc>
          <w:tcPr>
            <w:tcW w:w="1232" w:type="dxa"/>
          </w:tcPr>
          <w:p w:rsidR="007E66EC" w:rsidRPr="00103BAB" w:rsidRDefault="007E66E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56" w:type="dxa"/>
          </w:tcPr>
          <w:p w:rsidR="007E66EC" w:rsidRPr="00103BAB" w:rsidRDefault="007E66EC" w:rsidP="00E33BB4">
            <w:pPr>
              <w:jc w:val="center"/>
              <w:rPr>
                <w:rFonts w:asciiTheme="majorEastAsia" w:eastAsiaTheme="majorEastAsia" w:hAnsiTheme="majorEastAsia"/>
              </w:rPr>
            </w:pPr>
            <w:r w:rsidRPr="00103BAB">
              <w:rPr>
                <w:rFonts w:asciiTheme="majorEastAsia" w:eastAsiaTheme="majorEastAsia" w:hAnsiTheme="majorEastAsia" w:hint="eastAsia"/>
              </w:rPr>
              <w:t>Select</w:t>
            </w:r>
          </w:p>
        </w:tc>
        <w:tc>
          <w:tcPr>
            <w:tcW w:w="1010" w:type="dxa"/>
          </w:tcPr>
          <w:p w:rsidR="007E66EC" w:rsidRPr="00103BAB" w:rsidRDefault="007E66EC"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5" w:type="dxa"/>
          </w:tcPr>
          <w:p w:rsidR="007E66EC" w:rsidRPr="00103BAB" w:rsidRDefault="007E66EC" w:rsidP="00E33BB4">
            <w:pPr>
              <w:rPr>
                <w:rFonts w:asciiTheme="majorEastAsia" w:eastAsiaTheme="majorEastAsia" w:hAnsiTheme="majorEastAsia"/>
                <w:lang w:val="vi-VN"/>
              </w:rPr>
            </w:pPr>
          </w:p>
        </w:tc>
        <w:tc>
          <w:tcPr>
            <w:tcW w:w="2458" w:type="dxa"/>
          </w:tcPr>
          <w:p w:rsidR="00FB25BA" w:rsidRPr="00103BAB" w:rsidRDefault="00FB25BA" w:rsidP="00FB25B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リスト内容はログインユーザ</w:t>
            </w:r>
            <w:r w:rsidRPr="00103BAB">
              <w:rPr>
                <w:rFonts w:asciiTheme="majorEastAsia" w:eastAsiaTheme="majorEastAsia" w:hAnsiTheme="majorEastAsia"/>
                <w:bCs/>
                <w:sz w:val="18"/>
                <w:szCs w:val="18"/>
                <w:shd w:val="clear" w:color="auto" w:fill="FFFFFF"/>
              </w:rPr>
              <w:t>ﾒｰﾙｱﾄﾞﾚｽ</w:t>
            </w:r>
          </w:p>
          <w:p w:rsidR="00FB25BA" w:rsidRPr="00103BAB" w:rsidRDefault="00FB25BA" w:rsidP="00FB25B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プラスメールアカウントに設定した</w:t>
            </w:r>
            <w:r w:rsidRPr="00103BAB">
              <w:rPr>
                <w:rFonts w:asciiTheme="majorEastAsia" w:eastAsiaTheme="majorEastAsia" w:hAnsiTheme="majorEastAsia"/>
                <w:bCs/>
                <w:sz w:val="18"/>
                <w:szCs w:val="18"/>
                <w:shd w:val="clear" w:color="auto" w:fill="FFFFFF"/>
              </w:rPr>
              <w:t>ﾒｰﾙｱﾄﾞﾚｽ</w:t>
            </w:r>
          </w:p>
          <w:p w:rsidR="007E66EC" w:rsidRPr="00103BAB" w:rsidRDefault="007E66EC" w:rsidP="00E33BB4">
            <w:pPr>
              <w:rPr>
                <w:rFonts w:asciiTheme="majorEastAsia" w:eastAsiaTheme="majorEastAsia" w:hAnsiTheme="majorEastAsia"/>
              </w:rPr>
            </w:pPr>
          </w:p>
          <w:p w:rsidR="00FB25BA" w:rsidRPr="00103BAB" w:rsidRDefault="00FB25BA" w:rsidP="00E33BB4">
            <w:pPr>
              <w:rPr>
                <w:rFonts w:asciiTheme="majorEastAsia" w:eastAsiaTheme="majorEastAsia" w:hAnsiTheme="majorEastAsia" w:cs="Courier New"/>
                <w:lang w:val="vi-VN"/>
              </w:rPr>
            </w:pPr>
            <w:r w:rsidRPr="00103BAB">
              <w:rPr>
                <w:rFonts w:asciiTheme="majorEastAsia" w:eastAsiaTheme="majorEastAsia" w:hAnsiTheme="majorEastAsia" w:hint="eastAsia"/>
                <w:lang w:val="vi-VN"/>
              </w:rPr>
              <w:t>・</w:t>
            </w:r>
            <w:r w:rsidR="0090758C" w:rsidRPr="00103BAB">
              <w:rPr>
                <w:rFonts w:asciiTheme="majorEastAsia" w:eastAsiaTheme="majorEastAsia" w:hAnsiTheme="majorEastAsia" w:cs="Courier New" w:hint="eastAsia"/>
                <w:lang w:val="vi-VN"/>
              </w:rPr>
              <w:t>「</w:t>
            </w:r>
            <w:r w:rsidR="007F4860" w:rsidRPr="00103BAB">
              <w:rPr>
                <w:rFonts w:asciiTheme="majorEastAsia" w:eastAsiaTheme="majorEastAsia" w:hAnsiTheme="majorEastAsia" w:cs="Courier New" w:hint="eastAsia"/>
                <w:lang w:val="vi-VN"/>
              </w:rPr>
              <w:t>依頼メール</w:t>
            </w:r>
            <w:r w:rsidR="0090758C" w:rsidRPr="00103BAB">
              <w:rPr>
                <w:rFonts w:asciiTheme="majorEastAsia" w:eastAsiaTheme="majorEastAsia" w:hAnsiTheme="majorEastAsia" w:cs="Courier New" w:hint="eastAsia"/>
                <w:lang w:val="vi-VN"/>
              </w:rPr>
              <w:t>用」設定したメールアカウント</w:t>
            </w:r>
          </w:p>
        </w:tc>
      </w:tr>
      <w:tr w:rsidR="008A75E6" w:rsidRPr="00103BAB" w:rsidTr="006231D0">
        <w:tc>
          <w:tcPr>
            <w:tcW w:w="2406" w:type="dxa"/>
          </w:tcPr>
          <w:p w:rsidR="007E66EC" w:rsidRPr="00103BAB" w:rsidRDefault="007E66EC" w:rsidP="00E33BB4">
            <w:pPr>
              <w:rPr>
                <w:rFonts w:asciiTheme="majorEastAsia" w:eastAsiaTheme="majorEastAsia" w:hAnsiTheme="majorEastAsia"/>
                <w:noProof/>
              </w:rPr>
            </w:pPr>
            <w:r w:rsidRPr="00103BAB">
              <w:rPr>
                <w:rFonts w:asciiTheme="majorEastAsia" w:eastAsiaTheme="majorEastAsia" w:hAnsiTheme="majorEastAsia" w:hint="eastAsia"/>
                <w:noProof/>
              </w:rPr>
              <w:t>依頼種類</w:t>
            </w:r>
          </w:p>
          <w:p w:rsidR="002F75F2" w:rsidRPr="00103BAB" w:rsidRDefault="002F75F2"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C01FA11" wp14:editId="02E32B35">
                  <wp:extent cx="1111250" cy="927100"/>
                  <wp:effectExtent l="0" t="0" r="0" b="635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111250" cy="927100"/>
                          </a:xfrm>
                          <a:prstGeom prst="rect">
                            <a:avLst/>
                          </a:prstGeom>
                        </pic:spPr>
                      </pic:pic>
                    </a:graphicData>
                  </a:graphic>
                </wp:inline>
              </w:drawing>
            </w:r>
          </w:p>
        </w:tc>
        <w:tc>
          <w:tcPr>
            <w:tcW w:w="1232" w:type="dxa"/>
          </w:tcPr>
          <w:p w:rsidR="007E66EC" w:rsidRPr="00103BAB" w:rsidRDefault="007E66E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56" w:type="dxa"/>
          </w:tcPr>
          <w:p w:rsidR="007E66EC" w:rsidRPr="00103BAB" w:rsidRDefault="007E66EC" w:rsidP="00E33BB4">
            <w:pPr>
              <w:jc w:val="center"/>
              <w:rPr>
                <w:rFonts w:asciiTheme="majorEastAsia" w:eastAsiaTheme="majorEastAsia" w:hAnsiTheme="majorEastAsia"/>
              </w:rPr>
            </w:pPr>
            <w:r w:rsidRPr="00103BAB">
              <w:rPr>
                <w:rFonts w:asciiTheme="majorEastAsia" w:eastAsiaTheme="majorEastAsia" w:hAnsiTheme="majorEastAsia" w:hint="eastAsia"/>
              </w:rPr>
              <w:t>Select</w:t>
            </w:r>
          </w:p>
        </w:tc>
        <w:tc>
          <w:tcPr>
            <w:tcW w:w="1010" w:type="dxa"/>
          </w:tcPr>
          <w:p w:rsidR="007E66EC" w:rsidRPr="00103BAB" w:rsidRDefault="007E66EC"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5" w:type="dxa"/>
          </w:tcPr>
          <w:p w:rsidR="007E66EC" w:rsidRPr="00103BAB" w:rsidRDefault="009865C6"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選択した「依頼種類」のメンテで設定した「件名、本文、フッター」取得し以下の「件名、本文、フッター」項目に反映する</w:t>
            </w:r>
          </w:p>
        </w:tc>
        <w:tc>
          <w:tcPr>
            <w:tcW w:w="2458" w:type="dxa"/>
          </w:tcPr>
          <w:p w:rsidR="002F75F2" w:rsidRPr="00103BAB" w:rsidRDefault="002F75F2" w:rsidP="002F75F2">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7E66EC" w:rsidRPr="00103BAB" w:rsidRDefault="002F75F2" w:rsidP="002F75F2">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）の「依頼種類」一覧とする</w:t>
            </w:r>
          </w:p>
        </w:tc>
      </w:tr>
      <w:tr w:rsidR="007E66EC" w:rsidRPr="00103BAB" w:rsidTr="006231D0">
        <w:tc>
          <w:tcPr>
            <w:tcW w:w="2406" w:type="dxa"/>
          </w:tcPr>
          <w:p w:rsidR="007E66EC" w:rsidRPr="00103BAB" w:rsidRDefault="008A75E6" w:rsidP="00E33BB4">
            <w:pPr>
              <w:rPr>
                <w:rFonts w:asciiTheme="majorEastAsia" w:eastAsiaTheme="majorEastAsia" w:hAnsiTheme="majorEastAsia"/>
                <w:noProof/>
              </w:rPr>
            </w:pPr>
            <w:r w:rsidRPr="00103BAB">
              <w:rPr>
                <w:rFonts w:asciiTheme="majorEastAsia" w:eastAsiaTheme="majorEastAsia" w:hAnsiTheme="majorEastAsia" w:hint="eastAsia"/>
                <w:noProof/>
              </w:rPr>
              <w:t>宛先</w:t>
            </w:r>
          </w:p>
        </w:tc>
        <w:tc>
          <w:tcPr>
            <w:tcW w:w="1232" w:type="dxa"/>
          </w:tcPr>
          <w:p w:rsidR="007E66EC" w:rsidRPr="00103BAB" w:rsidRDefault="008A75E6"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1056" w:type="dxa"/>
          </w:tcPr>
          <w:p w:rsidR="007E66EC" w:rsidRPr="00103BAB" w:rsidRDefault="007E66EC" w:rsidP="00E33BB4">
            <w:pPr>
              <w:jc w:val="center"/>
              <w:rPr>
                <w:rFonts w:asciiTheme="majorEastAsia" w:eastAsiaTheme="majorEastAsia" w:hAnsiTheme="majorEastAsia"/>
              </w:rPr>
            </w:pPr>
          </w:p>
        </w:tc>
        <w:tc>
          <w:tcPr>
            <w:tcW w:w="1010" w:type="dxa"/>
          </w:tcPr>
          <w:p w:rsidR="007E66EC" w:rsidRPr="00103BAB" w:rsidRDefault="00D034F6" w:rsidP="00E33BB4">
            <w:pPr>
              <w:jc w:val="center"/>
              <w:rPr>
                <w:rFonts w:asciiTheme="majorEastAsia" w:eastAsiaTheme="majorEastAsia" w:hAnsiTheme="majorEastAsia"/>
                <w:color w:val="FF0000"/>
              </w:rPr>
            </w:pPr>
            <w:r>
              <w:rPr>
                <w:rFonts w:asciiTheme="majorEastAsia" w:eastAsiaTheme="majorEastAsia" w:hAnsiTheme="majorEastAsia" w:hint="eastAsia"/>
                <w:color w:val="FF0000"/>
              </w:rPr>
              <w:t>●</w:t>
            </w:r>
          </w:p>
        </w:tc>
        <w:tc>
          <w:tcPr>
            <w:tcW w:w="2685" w:type="dxa"/>
          </w:tcPr>
          <w:p w:rsidR="007E66EC" w:rsidRPr="00103BAB" w:rsidRDefault="007E66EC" w:rsidP="00E33BB4">
            <w:pPr>
              <w:rPr>
                <w:rFonts w:asciiTheme="majorEastAsia" w:eastAsiaTheme="majorEastAsia" w:hAnsiTheme="majorEastAsia"/>
                <w:lang w:val="vi-VN"/>
              </w:rPr>
            </w:pPr>
          </w:p>
        </w:tc>
        <w:tc>
          <w:tcPr>
            <w:tcW w:w="2458" w:type="dxa"/>
          </w:tcPr>
          <w:p w:rsidR="007E66EC" w:rsidRPr="00103BAB" w:rsidRDefault="007E66EC" w:rsidP="00E33BB4">
            <w:pPr>
              <w:rPr>
                <w:rFonts w:asciiTheme="majorEastAsia" w:eastAsiaTheme="majorEastAsia" w:hAnsiTheme="majorEastAsia"/>
                <w:lang w:val="vi-VN"/>
              </w:rPr>
            </w:pPr>
          </w:p>
        </w:tc>
      </w:tr>
      <w:tr w:rsidR="008A75E6" w:rsidRPr="00103BAB" w:rsidTr="006231D0">
        <w:tc>
          <w:tcPr>
            <w:tcW w:w="2406" w:type="dxa"/>
          </w:tcPr>
          <w:p w:rsidR="008A75E6" w:rsidRPr="00103BAB" w:rsidRDefault="008A75E6"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FFD393D" wp14:editId="1089C0B7">
                  <wp:extent cx="266700" cy="234950"/>
                  <wp:effectExtent l="0" t="0" r="0" b="0"/>
                  <wp:docPr id="306" name="図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32" w:type="dxa"/>
          </w:tcPr>
          <w:p w:rsidR="008A75E6" w:rsidRPr="00103BAB" w:rsidRDefault="008A75E6"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8A75E6" w:rsidRPr="00103BAB" w:rsidRDefault="008A75E6" w:rsidP="00E33BB4">
            <w:pPr>
              <w:jc w:val="center"/>
              <w:rPr>
                <w:rFonts w:asciiTheme="majorEastAsia" w:eastAsiaTheme="majorEastAsia" w:hAnsiTheme="majorEastAsia"/>
              </w:rPr>
            </w:pPr>
          </w:p>
        </w:tc>
        <w:tc>
          <w:tcPr>
            <w:tcW w:w="1010" w:type="dxa"/>
          </w:tcPr>
          <w:p w:rsidR="008A75E6" w:rsidRPr="00103BAB" w:rsidRDefault="008A75E6" w:rsidP="00E33BB4">
            <w:pPr>
              <w:jc w:val="center"/>
              <w:rPr>
                <w:rFonts w:asciiTheme="majorEastAsia" w:eastAsiaTheme="majorEastAsia" w:hAnsiTheme="majorEastAsia"/>
                <w:color w:val="FF0000"/>
              </w:rPr>
            </w:pPr>
          </w:p>
        </w:tc>
        <w:tc>
          <w:tcPr>
            <w:tcW w:w="2685" w:type="dxa"/>
          </w:tcPr>
          <w:p w:rsidR="008A75E6" w:rsidRPr="00103BAB" w:rsidRDefault="008A75E6"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クリクすると以下のようなオバレーイを表示する</w:t>
            </w:r>
          </w:p>
        </w:tc>
        <w:tc>
          <w:tcPr>
            <w:tcW w:w="2458" w:type="dxa"/>
          </w:tcPr>
          <w:p w:rsidR="008A75E6" w:rsidRPr="00103BAB" w:rsidRDefault="008A75E6" w:rsidP="00E33BB4">
            <w:pPr>
              <w:rPr>
                <w:rFonts w:asciiTheme="majorEastAsia" w:eastAsiaTheme="majorEastAsia" w:hAnsiTheme="majorEastAsia"/>
                <w:lang w:val="vi-VN"/>
              </w:rPr>
            </w:pPr>
          </w:p>
        </w:tc>
      </w:tr>
      <w:tr w:rsidR="008A75E6" w:rsidRPr="00103BAB" w:rsidTr="006231D0">
        <w:tc>
          <w:tcPr>
            <w:tcW w:w="2406" w:type="dxa"/>
          </w:tcPr>
          <w:p w:rsidR="008A75E6" w:rsidRPr="00103BAB" w:rsidRDefault="008A75E6" w:rsidP="00E33BB4">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0FB2F803" wp14:editId="5FE14229">
                  <wp:extent cx="1387542" cy="1009650"/>
                  <wp:effectExtent l="0" t="0" r="3175" b="0"/>
                  <wp:docPr id="307" name="図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392351" cy="1013149"/>
                          </a:xfrm>
                          <a:prstGeom prst="rect">
                            <a:avLst/>
                          </a:prstGeom>
                        </pic:spPr>
                      </pic:pic>
                    </a:graphicData>
                  </a:graphic>
                </wp:inline>
              </w:drawing>
            </w:r>
          </w:p>
        </w:tc>
        <w:tc>
          <w:tcPr>
            <w:tcW w:w="1232" w:type="dxa"/>
          </w:tcPr>
          <w:p w:rsidR="008A75E6" w:rsidRPr="00103BAB" w:rsidRDefault="008A75E6" w:rsidP="00E33BB4">
            <w:pPr>
              <w:rPr>
                <w:rFonts w:asciiTheme="majorEastAsia" w:eastAsiaTheme="majorEastAsia" w:hAnsiTheme="majorEastAsia"/>
                <w:lang w:val="vi-VN"/>
              </w:rPr>
            </w:pPr>
          </w:p>
        </w:tc>
        <w:tc>
          <w:tcPr>
            <w:tcW w:w="1056" w:type="dxa"/>
          </w:tcPr>
          <w:p w:rsidR="008A75E6" w:rsidRPr="00103BAB" w:rsidRDefault="008A75E6" w:rsidP="00E33BB4">
            <w:pPr>
              <w:jc w:val="center"/>
              <w:rPr>
                <w:rFonts w:asciiTheme="majorEastAsia" w:eastAsiaTheme="majorEastAsia" w:hAnsiTheme="majorEastAsia"/>
              </w:rPr>
            </w:pPr>
          </w:p>
        </w:tc>
        <w:tc>
          <w:tcPr>
            <w:tcW w:w="1010" w:type="dxa"/>
          </w:tcPr>
          <w:p w:rsidR="008A75E6" w:rsidRPr="00103BAB" w:rsidRDefault="008A75E6" w:rsidP="00E33BB4">
            <w:pPr>
              <w:jc w:val="center"/>
              <w:rPr>
                <w:rFonts w:asciiTheme="majorEastAsia" w:eastAsiaTheme="majorEastAsia" w:hAnsiTheme="majorEastAsia"/>
                <w:color w:val="FF0000"/>
              </w:rPr>
            </w:pPr>
          </w:p>
        </w:tc>
        <w:tc>
          <w:tcPr>
            <w:tcW w:w="2685" w:type="dxa"/>
          </w:tcPr>
          <w:p w:rsidR="008A75E6" w:rsidRPr="00103BAB" w:rsidRDefault="00416A6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「メンバー」リストから「参加するメンバー」リストに追加し、「決定」ボタンを押しと追加した「参加するメンバー」リストが上記の「宛先」項目に追加する</w:t>
            </w:r>
          </w:p>
        </w:tc>
        <w:tc>
          <w:tcPr>
            <w:tcW w:w="2458" w:type="dxa"/>
          </w:tcPr>
          <w:p w:rsidR="008A75E6" w:rsidRPr="00103BAB" w:rsidRDefault="00416A6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詳細はメンバー選択オバレーイに参照</w:t>
            </w:r>
          </w:p>
        </w:tc>
      </w:tr>
      <w:tr w:rsidR="008A75E6" w:rsidRPr="00103BAB" w:rsidTr="006231D0">
        <w:tc>
          <w:tcPr>
            <w:tcW w:w="2406" w:type="dxa"/>
          </w:tcPr>
          <w:p w:rsidR="008A75E6"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hint="eastAsia"/>
                <w:noProof/>
              </w:rPr>
              <w:t>CC</w:t>
            </w:r>
          </w:p>
        </w:tc>
        <w:tc>
          <w:tcPr>
            <w:tcW w:w="1232" w:type="dxa"/>
          </w:tcPr>
          <w:p w:rsidR="008A75E6"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1056" w:type="dxa"/>
          </w:tcPr>
          <w:p w:rsidR="008A75E6" w:rsidRPr="00103BAB" w:rsidRDefault="008A75E6" w:rsidP="00E33BB4">
            <w:pPr>
              <w:jc w:val="center"/>
              <w:rPr>
                <w:rFonts w:asciiTheme="majorEastAsia" w:eastAsiaTheme="majorEastAsia" w:hAnsiTheme="majorEastAsia"/>
              </w:rPr>
            </w:pPr>
          </w:p>
        </w:tc>
        <w:tc>
          <w:tcPr>
            <w:tcW w:w="1010" w:type="dxa"/>
          </w:tcPr>
          <w:p w:rsidR="008A75E6" w:rsidRPr="00103BAB" w:rsidRDefault="008A75E6" w:rsidP="00E33BB4">
            <w:pPr>
              <w:jc w:val="center"/>
              <w:rPr>
                <w:rFonts w:asciiTheme="majorEastAsia" w:eastAsiaTheme="majorEastAsia" w:hAnsiTheme="majorEastAsia"/>
                <w:color w:val="FF0000"/>
              </w:rPr>
            </w:pPr>
          </w:p>
        </w:tc>
        <w:tc>
          <w:tcPr>
            <w:tcW w:w="2685" w:type="dxa"/>
          </w:tcPr>
          <w:p w:rsidR="008A75E6" w:rsidRPr="00103BAB" w:rsidRDefault="008A75E6" w:rsidP="00E33BB4">
            <w:pPr>
              <w:rPr>
                <w:rFonts w:asciiTheme="majorEastAsia" w:eastAsiaTheme="majorEastAsia" w:hAnsiTheme="majorEastAsia"/>
                <w:lang w:val="vi-VN"/>
              </w:rPr>
            </w:pPr>
          </w:p>
        </w:tc>
        <w:tc>
          <w:tcPr>
            <w:tcW w:w="2458" w:type="dxa"/>
          </w:tcPr>
          <w:p w:rsidR="008A75E6" w:rsidRPr="00103BAB" w:rsidRDefault="008A75E6" w:rsidP="00E33BB4">
            <w:pPr>
              <w:rPr>
                <w:rFonts w:asciiTheme="majorEastAsia" w:eastAsiaTheme="majorEastAsia" w:hAnsiTheme="majorEastAsia"/>
                <w:lang w:val="vi-VN"/>
              </w:rPr>
            </w:pP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FB40C23" wp14:editId="1942947A">
                  <wp:extent cx="266700" cy="234950"/>
                  <wp:effectExtent l="0" t="0" r="0" b="0"/>
                  <wp:docPr id="308" name="図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32"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クリクすると以下のようなオバレーイを表示する</w:t>
            </w:r>
          </w:p>
        </w:tc>
        <w:tc>
          <w:tcPr>
            <w:tcW w:w="2458" w:type="dxa"/>
          </w:tcPr>
          <w:p w:rsidR="00805DED" w:rsidRPr="00103BAB" w:rsidRDefault="00805DED" w:rsidP="00E33BB4">
            <w:pPr>
              <w:rPr>
                <w:rFonts w:asciiTheme="majorEastAsia" w:eastAsiaTheme="majorEastAsia" w:hAnsiTheme="majorEastAsia"/>
                <w:lang w:val="vi-VN"/>
              </w:rPr>
            </w:pP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A46C62B" wp14:editId="782D1BC9">
                  <wp:extent cx="1387542" cy="1009650"/>
                  <wp:effectExtent l="0" t="0" r="3175" b="0"/>
                  <wp:docPr id="309" name="図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392351" cy="1013149"/>
                          </a:xfrm>
                          <a:prstGeom prst="rect">
                            <a:avLst/>
                          </a:prstGeom>
                        </pic:spPr>
                      </pic:pic>
                    </a:graphicData>
                  </a:graphic>
                </wp:inline>
              </w:drawing>
            </w:r>
          </w:p>
        </w:tc>
        <w:tc>
          <w:tcPr>
            <w:tcW w:w="1232" w:type="dxa"/>
          </w:tcPr>
          <w:p w:rsidR="00805DED" w:rsidRPr="00103BAB" w:rsidRDefault="00805DED" w:rsidP="00E33BB4">
            <w:pPr>
              <w:rPr>
                <w:rFonts w:asciiTheme="majorEastAsia" w:eastAsiaTheme="majorEastAsia" w:hAnsiTheme="majorEastAsia"/>
                <w:lang w:val="vi-VN"/>
              </w:rPr>
            </w:pP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「メンバー」リストから「参加するメンバー」リストに追加し、「決定」ボタンを押しと追加した「参加するメンバー」リストが上記の「CC」項目に追加する</w:t>
            </w:r>
          </w:p>
        </w:tc>
        <w:tc>
          <w:tcPr>
            <w:tcW w:w="2458"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詳細はメンバー選択オバレーイに参照</w:t>
            </w: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hint="eastAsia"/>
                <w:noProof/>
              </w:rPr>
              <w:t>BCC</w:t>
            </w:r>
          </w:p>
        </w:tc>
        <w:tc>
          <w:tcPr>
            <w:tcW w:w="1232"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E33BB4">
            <w:pPr>
              <w:rPr>
                <w:rFonts w:asciiTheme="majorEastAsia" w:eastAsiaTheme="majorEastAsia" w:hAnsiTheme="majorEastAsia"/>
                <w:lang w:val="vi-VN"/>
              </w:rPr>
            </w:pPr>
          </w:p>
        </w:tc>
        <w:tc>
          <w:tcPr>
            <w:tcW w:w="2458" w:type="dxa"/>
          </w:tcPr>
          <w:p w:rsidR="00805DED" w:rsidRPr="00103BAB" w:rsidRDefault="00805DED" w:rsidP="00E33BB4">
            <w:pPr>
              <w:rPr>
                <w:rFonts w:asciiTheme="majorEastAsia" w:eastAsiaTheme="majorEastAsia" w:hAnsiTheme="majorEastAsia"/>
                <w:lang w:val="vi-VN"/>
              </w:rPr>
            </w:pP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758FE8C0" wp14:editId="2CE0FBD2">
                  <wp:extent cx="266700" cy="234950"/>
                  <wp:effectExtent l="0" t="0" r="0" b="0"/>
                  <wp:docPr id="310" name="図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32"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クリクすると以下のようなオバレーイを表示する</w:t>
            </w:r>
          </w:p>
        </w:tc>
        <w:tc>
          <w:tcPr>
            <w:tcW w:w="2458" w:type="dxa"/>
          </w:tcPr>
          <w:p w:rsidR="00805DED" w:rsidRPr="00103BAB" w:rsidRDefault="00805DED" w:rsidP="00E33BB4">
            <w:pPr>
              <w:rPr>
                <w:rFonts w:asciiTheme="majorEastAsia" w:eastAsiaTheme="majorEastAsia" w:hAnsiTheme="majorEastAsia"/>
                <w:lang w:val="vi-VN"/>
              </w:rPr>
            </w:pP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E297AAF" wp14:editId="28546BC9">
                  <wp:extent cx="1387542" cy="1009650"/>
                  <wp:effectExtent l="0" t="0" r="3175" b="0"/>
                  <wp:docPr id="311" name="図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392351" cy="1013149"/>
                          </a:xfrm>
                          <a:prstGeom prst="rect">
                            <a:avLst/>
                          </a:prstGeom>
                        </pic:spPr>
                      </pic:pic>
                    </a:graphicData>
                  </a:graphic>
                </wp:inline>
              </w:drawing>
            </w:r>
          </w:p>
        </w:tc>
        <w:tc>
          <w:tcPr>
            <w:tcW w:w="1232" w:type="dxa"/>
          </w:tcPr>
          <w:p w:rsidR="00805DED" w:rsidRPr="00103BAB" w:rsidRDefault="00805DED" w:rsidP="00E33BB4">
            <w:pPr>
              <w:rPr>
                <w:rFonts w:asciiTheme="majorEastAsia" w:eastAsiaTheme="majorEastAsia" w:hAnsiTheme="majorEastAsia"/>
                <w:lang w:val="vi-VN"/>
              </w:rPr>
            </w:pP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805DED">
            <w:pPr>
              <w:rPr>
                <w:rFonts w:asciiTheme="majorEastAsia" w:eastAsiaTheme="majorEastAsia" w:hAnsiTheme="majorEastAsia"/>
                <w:lang w:val="vi-VN"/>
              </w:rPr>
            </w:pPr>
            <w:r w:rsidRPr="00103BAB">
              <w:rPr>
                <w:rFonts w:asciiTheme="majorEastAsia" w:eastAsiaTheme="majorEastAsia" w:hAnsiTheme="majorEastAsia" w:hint="eastAsia"/>
                <w:lang w:val="vi-VN"/>
              </w:rPr>
              <w:t>「メンバー」リストから「参加するメンバー」リストに追加し、「決定」ボタンを押しと追加した「参加するメンバー」リストが上記の「BCC」項目に追加する</w:t>
            </w:r>
          </w:p>
        </w:tc>
        <w:tc>
          <w:tcPr>
            <w:tcW w:w="2458"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詳細はメンバー選択オバレーイに参照</w:t>
            </w:r>
          </w:p>
        </w:tc>
      </w:tr>
      <w:tr w:rsidR="006231D0" w:rsidRPr="00103BAB" w:rsidTr="006231D0">
        <w:tc>
          <w:tcPr>
            <w:tcW w:w="2406" w:type="dxa"/>
          </w:tcPr>
          <w:p w:rsidR="006231D0" w:rsidRPr="00103BAB" w:rsidRDefault="006231D0" w:rsidP="00E33BB4">
            <w:pPr>
              <w:rPr>
                <w:rFonts w:asciiTheme="majorEastAsia" w:eastAsiaTheme="majorEastAsia" w:hAnsiTheme="majorEastAsia"/>
                <w:noProof/>
              </w:rPr>
            </w:pPr>
            <w:r w:rsidRPr="00103BAB">
              <w:rPr>
                <w:rFonts w:asciiTheme="majorEastAsia" w:eastAsiaTheme="majorEastAsia" w:hAnsiTheme="majorEastAsia" w:hint="eastAsia"/>
                <w:noProof/>
              </w:rPr>
              <w:t>件名</w:t>
            </w:r>
          </w:p>
        </w:tc>
        <w:tc>
          <w:tcPr>
            <w:tcW w:w="1232" w:type="dxa"/>
          </w:tcPr>
          <w:p w:rsidR="006231D0" w:rsidRPr="00103BAB" w:rsidRDefault="006231D0"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6231D0" w:rsidRPr="00103BAB" w:rsidRDefault="006231D0" w:rsidP="00E33BB4">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1010" w:type="dxa"/>
          </w:tcPr>
          <w:p w:rsidR="006231D0" w:rsidRPr="00103BAB" w:rsidRDefault="006231D0"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5" w:type="dxa"/>
          </w:tcPr>
          <w:p w:rsidR="006231D0" w:rsidRPr="00103BAB" w:rsidRDefault="006231D0" w:rsidP="00805DED">
            <w:pPr>
              <w:rPr>
                <w:rFonts w:asciiTheme="majorEastAsia" w:eastAsiaTheme="majorEastAsia" w:hAnsiTheme="majorEastAsia"/>
                <w:lang w:val="vi-VN"/>
              </w:rPr>
            </w:pPr>
          </w:p>
        </w:tc>
        <w:tc>
          <w:tcPr>
            <w:tcW w:w="2458" w:type="dxa"/>
          </w:tcPr>
          <w:p w:rsidR="006231D0" w:rsidRPr="00103BAB" w:rsidRDefault="006231D0" w:rsidP="00E33BB4">
            <w:pPr>
              <w:rPr>
                <w:rFonts w:asciiTheme="majorEastAsia" w:eastAsiaTheme="majorEastAsia" w:hAnsiTheme="majorEastAsia"/>
                <w:lang w:val="vi-VN"/>
              </w:rPr>
            </w:pPr>
          </w:p>
        </w:tc>
      </w:tr>
      <w:tr w:rsidR="006231D0" w:rsidRPr="00103BAB" w:rsidTr="006231D0">
        <w:tc>
          <w:tcPr>
            <w:tcW w:w="2406" w:type="dxa"/>
          </w:tcPr>
          <w:p w:rsidR="006231D0" w:rsidRPr="00103BAB" w:rsidRDefault="006231D0" w:rsidP="00E33BB4">
            <w:pPr>
              <w:rPr>
                <w:rFonts w:asciiTheme="majorEastAsia" w:eastAsiaTheme="majorEastAsia" w:hAnsiTheme="majorEastAsia"/>
                <w:noProof/>
              </w:rPr>
            </w:pPr>
            <w:r w:rsidRPr="00103BAB">
              <w:rPr>
                <w:rFonts w:asciiTheme="majorEastAsia" w:eastAsiaTheme="majorEastAsia" w:hAnsiTheme="majorEastAsia" w:hint="eastAsia"/>
                <w:noProof/>
              </w:rPr>
              <w:t>本文（ラベルがない）</w:t>
            </w:r>
          </w:p>
        </w:tc>
        <w:tc>
          <w:tcPr>
            <w:tcW w:w="1232" w:type="dxa"/>
          </w:tcPr>
          <w:p w:rsidR="006231D0" w:rsidRPr="00103BAB" w:rsidRDefault="006231D0"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6231D0" w:rsidRPr="00103BAB" w:rsidRDefault="006231D0" w:rsidP="00E33BB4">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1010" w:type="dxa"/>
          </w:tcPr>
          <w:p w:rsidR="006231D0" w:rsidRPr="00103BAB" w:rsidRDefault="006231D0"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5" w:type="dxa"/>
          </w:tcPr>
          <w:p w:rsidR="006231D0" w:rsidRPr="00103BAB" w:rsidRDefault="006231D0" w:rsidP="00805DED">
            <w:pPr>
              <w:rPr>
                <w:rFonts w:asciiTheme="majorEastAsia" w:eastAsiaTheme="majorEastAsia" w:hAnsiTheme="majorEastAsia"/>
                <w:lang w:val="vi-VN"/>
              </w:rPr>
            </w:pPr>
          </w:p>
        </w:tc>
        <w:tc>
          <w:tcPr>
            <w:tcW w:w="2458" w:type="dxa"/>
          </w:tcPr>
          <w:p w:rsidR="006231D0" w:rsidRPr="00103BAB" w:rsidRDefault="006231D0" w:rsidP="00E33BB4">
            <w:pPr>
              <w:rPr>
                <w:rFonts w:asciiTheme="majorEastAsia" w:eastAsiaTheme="majorEastAsia" w:hAnsiTheme="majorEastAsia"/>
                <w:lang w:val="vi-VN"/>
              </w:rPr>
            </w:pPr>
          </w:p>
        </w:tc>
      </w:tr>
      <w:tr w:rsidR="006231D0" w:rsidRPr="00103BAB" w:rsidTr="006231D0">
        <w:tc>
          <w:tcPr>
            <w:tcW w:w="2406" w:type="dxa"/>
          </w:tcPr>
          <w:p w:rsidR="006231D0" w:rsidRPr="00103BAB" w:rsidRDefault="006231D0" w:rsidP="00E33BB4">
            <w:pPr>
              <w:rPr>
                <w:rFonts w:asciiTheme="majorEastAsia" w:eastAsiaTheme="majorEastAsia" w:hAnsiTheme="majorEastAsia"/>
                <w:noProof/>
              </w:rPr>
            </w:pPr>
            <w:r w:rsidRPr="00103BAB">
              <w:rPr>
                <w:rFonts w:asciiTheme="majorEastAsia" w:eastAsiaTheme="majorEastAsia" w:hAnsiTheme="majorEastAsia" w:hint="eastAsia"/>
                <w:noProof/>
              </w:rPr>
              <w:t>フッター（ラベルがない）</w:t>
            </w:r>
          </w:p>
        </w:tc>
        <w:tc>
          <w:tcPr>
            <w:tcW w:w="1232" w:type="dxa"/>
          </w:tcPr>
          <w:p w:rsidR="006231D0" w:rsidRPr="00103BAB" w:rsidRDefault="006231D0"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6231D0" w:rsidRPr="00103BAB" w:rsidRDefault="006231D0" w:rsidP="00E33BB4">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1010" w:type="dxa"/>
          </w:tcPr>
          <w:p w:rsidR="006231D0" w:rsidRPr="00103BAB" w:rsidRDefault="006231D0" w:rsidP="00E33BB4">
            <w:pPr>
              <w:jc w:val="center"/>
              <w:rPr>
                <w:rFonts w:asciiTheme="majorEastAsia" w:eastAsiaTheme="majorEastAsia" w:hAnsiTheme="majorEastAsia"/>
                <w:color w:val="FF0000"/>
              </w:rPr>
            </w:pPr>
          </w:p>
        </w:tc>
        <w:tc>
          <w:tcPr>
            <w:tcW w:w="2685" w:type="dxa"/>
          </w:tcPr>
          <w:p w:rsidR="006231D0" w:rsidRPr="00103BAB" w:rsidRDefault="006231D0" w:rsidP="00805DED">
            <w:pPr>
              <w:rPr>
                <w:rFonts w:asciiTheme="majorEastAsia" w:eastAsiaTheme="majorEastAsia" w:hAnsiTheme="majorEastAsia"/>
                <w:lang w:val="vi-VN"/>
              </w:rPr>
            </w:pPr>
          </w:p>
        </w:tc>
        <w:tc>
          <w:tcPr>
            <w:tcW w:w="2458" w:type="dxa"/>
          </w:tcPr>
          <w:p w:rsidR="006231D0" w:rsidRPr="00103BAB" w:rsidRDefault="006231D0" w:rsidP="00E33BB4">
            <w:pPr>
              <w:rPr>
                <w:rFonts w:asciiTheme="majorEastAsia" w:eastAsiaTheme="majorEastAsia" w:hAnsiTheme="majorEastAsia"/>
                <w:lang w:val="vi-VN"/>
              </w:rPr>
            </w:pPr>
          </w:p>
        </w:tc>
      </w:tr>
    </w:tbl>
    <w:p w:rsidR="000F3C1D" w:rsidRPr="00103BAB" w:rsidRDefault="000F3C1D">
      <w:pPr>
        <w:rPr>
          <w:rFonts w:asciiTheme="majorEastAsia" w:eastAsiaTheme="majorEastAsia" w:hAnsiTheme="majorEastAsia"/>
          <w:lang w:val="vi-VN"/>
        </w:rPr>
      </w:pPr>
    </w:p>
    <w:p w:rsidR="005C589F" w:rsidRPr="00103BAB" w:rsidRDefault="00836D58" w:rsidP="007A3848">
      <w:pPr>
        <w:pStyle w:val="1"/>
        <w:numPr>
          <w:ilvl w:val="0"/>
          <w:numId w:val="8"/>
        </w:numPr>
        <w:rPr>
          <w:rFonts w:asciiTheme="majorEastAsia" w:hAnsiTheme="majorEastAsia"/>
          <w:lang w:val="vi-VN"/>
        </w:rPr>
      </w:pPr>
      <w:bookmarkStart w:id="89" w:name="_Toc483178715"/>
      <w:r w:rsidRPr="00103BAB">
        <w:rPr>
          <w:rFonts w:asciiTheme="majorEastAsia" w:hAnsiTheme="majorEastAsia" w:hint="eastAsia"/>
          <w:lang w:val="vi-VN"/>
        </w:rPr>
        <w:t>メンバー選択オバレーイ（詳細）</w:t>
      </w:r>
      <w:bookmarkEnd w:id="89"/>
    </w:p>
    <w:p w:rsidR="00FF6CD3" w:rsidRPr="00103BAB" w:rsidRDefault="00FF6CD3" w:rsidP="00FF6CD3">
      <w:pPr>
        <w:rPr>
          <w:rFonts w:asciiTheme="majorEastAsia" w:eastAsiaTheme="majorEastAsia" w:hAnsiTheme="majorEastAsia"/>
          <w:lang w:val="vi-VN"/>
        </w:rPr>
      </w:pPr>
      <w:r w:rsidRPr="00103BAB">
        <w:rPr>
          <w:rFonts w:asciiTheme="majorEastAsia" w:eastAsiaTheme="majorEastAsia" w:hAnsiTheme="majorEastAsia"/>
          <w:noProof/>
        </w:rPr>
        <w:lastRenderedPageBreak/>
        <w:drawing>
          <wp:anchor distT="0" distB="0" distL="114300" distR="114300" simplePos="0" relativeHeight="251875328" behindDoc="0" locked="0" layoutInCell="1" allowOverlap="1" wp14:anchorId="49B7BA30" wp14:editId="286E97CF">
            <wp:simplePos x="0" y="0"/>
            <wp:positionH relativeFrom="column">
              <wp:posOffset>540385</wp:posOffset>
            </wp:positionH>
            <wp:positionV relativeFrom="paragraph">
              <wp:posOffset>243205</wp:posOffset>
            </wp:positionV>
            <wp:extent cx="5612130" cy="4084955"/>
            <wp:effectExtent l="0" t="0" r="7620" b="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5612130" cy="4084955"/>
                    </a:xfrm>
                    <a:prstGeom prst="rect">
                      <a:avLst/>
                    </a:prstGeom>
                  </pic:spPr>
                </pic:pic>
              </a:graphicData>
            </a:graphic>
            <wp14:sizeRelH relativeFrom="page">
              <wp14:pctWidth>0</wp14:pctWidth>
            </wp14:sizeRelH>
            <wp14:sizeRelV relativeFrom="page">
              <wp14:pctHeight>0</wp14:pctHeight>
            </wp14:sizeRelV>
          </wp:anchor>
        </w:drawing>
      </w:r>
    </w:p>
    <w:p w:rsidR="005C589F" w:rsidRPr="00103BAB" w:rsidRDefault="005C589F">
      <w:pPr>
        <w:rPr>
          <w:rFonts w:asciiTheme="majorEastAsia" w:eastAsiaTheme="majorEastAsia" w:hAnsiTheme="majorEastAsia"/>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D21862" w:rsidRPr="00103BAB" w:rsidTr="00E33BB4">
        <w:tc>
          <w:tcPr>
            <w:tcW w:w="10847" w:type="dxa"/>
            <w:gridSpan w:val="6"/>
          </w:tcPr>
          <w:p w:rsidR="00D21862" w:rsidRPr="00103BAB" w:rsidRDefault="00D21862"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 xml:space="preserve">メンバー選択 </w:t>
            </w:r>
            <w:r w:rsidR="00165BAC" w:rsidRPr="00103BAB">
              <w:rPr>
                <w:rFonts w:asciiTheme="majorEastAsia" w:eastAsiaTheme="majorEastAsia" w:hAnsiTheme="majorEastAsia" w:hint="eastAsia"/>
                <w:b/>
                <w:lang w:val="vi-VN"/>
              </w:rPr>
              <w:t>オバレーイ（</w:t>
            </w:r>
            <w:r w:rsidRPr="00103BAB">
              <w:rPr>
                <w:rFonts w:asciiTheme="majorEastAsia" w:eastAsiaTheme="majorEastAsia" w:hAnsiTheme="majorEastAsia" w:hint="eastAsia"/>
                <w:b/>
                <w:lang w:val="vi-VN"/>
              </w:rPr>
              <w:t>詳細）</w:t>
            </w:r>
          </w:p>
        </w:tc>
      </w:tr>
      <w:tr w:rsidR="00D21862" w:rsidRPr="00103BAB" w:rsidTr="00E33BB4">
        <w:tc>
          <w:tcPr>
            <w:tcW w:w="2417" w:type="dxa"/>
            <w:shd w:val="clear" w:color="auto" w:fill="92D050"/>
          </w:tcPr>
          <w:p w:rsidR="00D21862" w:rsidRPr="00103BAB" w:rsidRDefault="00D21862"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D21862" w:rsidRPr="00103BAB" w:rsidRDefault="00D21862"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D21862" w:rsidRPr="00103BAB" w:rsidRDefault="00D21862"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D21862" w:rsidRPr="00103BAB" w:rsidTr="00E33BB4">
        <w:tc>
          <w:tcPr>
            <w:tcW w:w="2417" w:type="dxa"/>
          </w:tcPr>
          <w:p w:rsidR="00D21862" w:rsidRPr="00103BAB" w:rsidRDefault="00D21862"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部署名</w:t>
            </w:r>
          </w:p>
        </w:tc>
        <w:tc>
          <w:tcPr>
            <w:tcW w:w="1232" w:type="dxa"/>
          </w:tcPr>
          <w:p w:rsidR="00D21862" w:rsidRPr="00103BAB" w:rsidRDefault="00D2186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21862" w:rsidRPr="00103BAB" w:rsidRDefault="00D21862" w:rsidP="00E33BB4">
            <w:pPr>
              <w:jc w:val="center"/>
              <w:rPr>
                <w:rFonts w:asciiTheme="majorEastAsia" w:eastAsiaTheme="majorEastAsia" w:hAnsiTheme="majorEastAsia"/>
              </w:rPr>
            </w:pPr>
          </w:p>
        </w:tc>
        <w:tc>
          <w:tcPr>
            <w:tcW w:w="1009" w:type="dxa"/>
          </w:tcPr>
          <w:p w:rsidR="00D21862" w:rsidRPr="00103BAB" w:rsidRDefault="00D21862" w:rsidP="00E33BB4">
            <w:pPr>
              <w:jc w:val="center"/>
              <w:rPr>
                <w:rFonts w:asciiTheme="majorEastAsia" w:eastAsiaTheme="majorEastAsia" w:hAnsiTheme="majorEastAsia"/>
                <w:color w:val="FF0000"/>
              </w:rPr>
            </w:pPr>
          </w:p>
        </w:tc>
        <w:tc>
          <w:tcPr>
            <w:tcW w:w="2681" w:type="dxa"/>
          </w:tcPr>
          <w:p w:rsidR="00D21862" w:rsidRPr="00103BAB" w:rsidRDefault="00D2186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社内の全部署リスト</w:t>
            </w:r>
          </w:p>
        </w:tc>
        <w:tc>
          <w:tcPr>
            <w:tcW w:w="2455" w:type="dxa"/>
          </w:tcPr>
          <w:p w:rsidR="00D21862" w:rsidRPr="00103BAB" w:rsidRDefault="00D21862" w:rsidP="00E33BB4">
            <w:pPr>
              <w:rPr>
                <w:rFonts w:asciiTheme="majorEastAsia" w:eastAsiaTheme="majorEastAsia" w:hAnsiTheme="majorEastAsia"/>
                <w:lang w:val="vi-VN"/>
              </w:rPr>
            </w:pPr>
          </w:p>
        </w:tc>
      </w:tr>
      <w:tr w:rsidR="00D21862" w:rsidRPr="00103BAB" w:rsidTr="00E33BB4">
        <w:tc>
          <w:tcPr>
            <w:tcW w:w="2417" w:type="dxa"/>
          </w:tcPr>
          <w:p w:rsidR="00D21862" w:rsidRPr="00103BAB" w:rsidRDefault="00D21862"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メンバー</w:t>
            </w:r>
          </w:p>
        </w:tc>
        <w:tc>
          <w:tcPr>
            <w:tcW w:w="1232" w:type="dxa"/>
          </w:tcPr>
          <w:p w:rsidR="00D21862" w:rsidRPr="00103BAB" w:rsidRDefault="00D2186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21862" w:rsidRPr="00103BAB" w:rsidRDefault="00D21862" w:rsidP="00E33BB4">
            <w:pPr>
              <w:jc w:val="center"/>
              <w:rPr>
                <w:rFonts w:asciiTheme="majorEastAsia" w:eastAsiaTheme="majorEastAsia" w:hAnsiTheme="majorEastAsia"/>
              </w:rPr>
            </w:pPr>
          </w:p>
        </w:tc>
        <w:tc>
          <w:tcPr>
            <w:tcW w:w="1009" w:type="dxa"/>
          </w:tcPr>
          <w:p w:rsidR="00D21862" w:rsidRPr="00103BAB" w:rsidRDefault="00D21862" w:rsidP="00E33BB4">
            <w:pPr>
              <w:jc w:val="center"/>
              <w:rPr>
                <w:rFonts w:asciiTheme="majorEastAsia" w:eastAsiaTheme="majorEastAsia" w:hAnsiTheme="majorEastAsia"/>
                <w:color w:val="FF0000"/>
              </w:rPr>
            </w:pPr>
          </w:p>
        </w:tc>
        <w:tc>
          <w:tcPr>
            <w:tcW w:w="2681" w:type="dxa"/>
          </w:tcPr>
          <w:p w:rsidR="00D21862" w:rsidRPr="00103BAB" w:rsidRDefault="00D2186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選択した部署に所属するメンバーリストを表示する</w:t>
            </w:r>
          </w:p>
        </w:tc>
        <w:tc>
          <w:tcPr>
            <w:tcW w:w="2455" w:type="dxa"/>
          </w:tcPr>
          <w:p w:rsidR="00D21862" w:rsidRPr="00103BAB" w:rsidRDefault="00D21862" w:rsidP="00E33BB4">
            <w:pPr>
              <w:rPr>
                <w:rFonts w:asciiTheme="majorEastAsia" w:eastAsiaTheme="majorEastAsia" w:hAnsiTheme="majorEastAsia"/>
                <w:lang w:val="vi-VN"/>
              </w:rPr>
            </w:pPr>
          </w:p>
        </w:tc>
      </w:tr>
      <w:tr w:rsidR="0000090F" w:rsidRPr="00103BAB" w:rsidTr="00E33BB4">
        <w:tc>
          <w:tcPr>
            <w:tcW w:w="2417" w:type="dxa"/>
          </w:tcPr>
          <w:p w:rsidR="0000090F" w:rsidRPr="00103BAB" w:rsidRDefault="0000090F"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追加する部署</w:t>
            </w:r>
          </w:p>
        </w:tc>
        <w:tc>
          <w:tcPr>
            <w:tcW w:w="1232" w:type="dxa"/>
          </w:tcPr>
          <w:p w:rsidR="0000090F" w:rsidRPr="00103BAB" w:rsidRDefault="0000090F"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00090F" w:rsidRPr="00103BAB" w:rsidRDefault="0000090F" w:rsidP="00E33BB4">
            <w:pPr>
              <w:jc w:val="center"/>
              <w:rPr>
                <w:rFonts w:asciiTheme="majorEastAsia" w:eastAsiaTheme="majorEastAsia" w:hAnsiTheme="majorEastAsia"/>
              </w:rPr>
            </w:pPr>
          </w:p>
        </w:tc>
        <w:tc>
          <w:tcPr>
            <w:tcW w:w="1009" w:type="dxa"/>
          </w:tcPr>
          <w:p w:rsidR="0000090F" w:rsidRPr="00103BAB" w:rsidRDefault="0000090F" w:rsidP="00E33BB4">
            <w:pPr>
              <w:jc w:val="center"/>
              <w:rPr>
                <w:rFonts w:asciiTheme="majorEastAsia" w:eastAsiaTheme="majorEastAsia" w:hAnsiTheme="majorEastAsia"/>
                <w:color w:val="FF0000"/>
              </w:rPr>
            </w:pPr>
          </w:p>
        </w:tc>
        <w:tc>
          <w:tcPr>
            <w:tcW w:w="2681" w:type="dxa"/>
          </w:tcPr>
          <w:p w:rsidR="0000090F" w:rsidRPr="00103BAB" w:rsidRDefault="0000090F"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選択したいメンバーを追加する</w:t>
            </w:r>
          </w:p>
        </w:tc>
        <w:tc>
          <w:tcPr>
            <w:tcW w:w="2455" w:type="dxa"/>
          </w:tcPr>
          <w:p w:rsidR="0000090F" w:rsidRPr="00103BAB" w:rsidRDefault="0000090F" w:rsidP="00E33BB4">
            <w:pPr>
              <w:rPr>
                <w:rFonts w:asciiTheme="majorEastAsia" w:eastAsiaTheme="majorEastAsia" w:hAnsiTheme="majorEastAsia"/>
                <w:lang w:val="vi-VN"/>
              </w:rPr>
            </w:pPr>
          </w:p>
        </w:tc>
      </w:tr>
    </w:tbl>
    <w:p w:rsidR="007641C3" w:rsidRPr="00103BAB" w:rsidRDefault="007641C3">
      <w:pPr>
        <w:rPr>
          <w:rFonts w:asciiTheme="majorEastAsia" w:eastAsiaTheme="majorEastAsia" w:hAnsiTheme="majorEastAsia"/>
          <w:lang w:val="vi-VN"/>
        </w:rPr>
      </w:pPr>
    </w:p>
    <w:p w:rsidR="008A2599" w:rsidRPr="00103BAB" w:rsidRDefault="007641C3" w:rsidP="008063E9">
      <w:pPr>
        <w:pStyle w:val="1"/>
        <w:numPr>
          <w:ilvl w:val="0"/>
          <w:numId w:val="10"/>
        </w:numPr>
        <w:rPr>
          <w:rFonts w:asciiTheme="majorEastAsia" w:hAnsiTheme="majorEastAsia"/>
          <w:noProof/>
        </w:rPr>
      </w:pPr>
      <w:bookmarkStart w:id="90" w:name="_Toc483178716"/>
      <w:r w:rsidRPr="00103BAB">
        <w:rPr>
          <w:rFonts w:asciiTheme="majorEastAsia" w:hAnsiTheme="majorEastAsia"/>
          <w:noProof/>
        </w:rPr>
        <w:lastRenderedPageBreak/>
        <w:drawing>
          <wp:anchor distT="0" distB="0" distL="114300" distR="114300" simplePos="0" relativeHeight="251817984" behindDoc="0" locked="0" layoutInCell="1" allowOverlap="1" wp14:anchorId="35C2A7E8" wp14:editId="07B0429B">
            <wp:simplePos x="0" y="0"/>
            <wp:positionH relativeFrom="column">
              <wp:posOffset>692785</wp:posOffset>
            </wp:positionH>
            <wp:positionV relativeFrom="paragraph">
              <wp:posOffset>281305</wp:posOffset>
            </wp:positionV>
            <wp:extent cx="5080000" cy="4006850"/>
            <wp:effectExtent l="0" t="0" r="6350" b="0"/>
            <wp:wrapTopAndBottom/>
            <wp:docPr id="316" name="図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5080000" cy="4006850"/>
                    </a:xfrm>
                    <a:prstGeom prst="rect">
                      <a:avLst/>
                    </a:prstGeom>
                  </pic:spPr>
                </pic:pic>
              </a:graphicData>
            </a:graphic>
            <wp14:sizeRelH relativeFrom="page">
              <wp14:pctWidth>0</wp14:pctWidth>
            </wp14:sizeRelH>
            <wp14:sizeRelV relativeFrom="page">
              <wp14:pctHeight>0</wp14:pctHeight>
            </wp14:sizeRelV>
          </wp:anchor>
        </w:drawing>
      </w:r>
      <w:r w:rsidR="008A2599" w:rsidRPr="00103BAB">
        <w:rPr>
          <w:rFonts w:asciiTheme="majorEastAsia" w:hAnsiTheme="majorEastAsia" w:hint="eastAsia"/>
          <w:lang w:val="vi-VN"/>
        </w:rPr>
        <w:t>顧客対応 オバレーイ（詳細）</w:t>
      </w:r>
      <w:bookmarkEnd w:id="90"/>
    </w:p>
    <w:p w:rsidR="005C589F" w:rsidRPr="00103BAB" w:rsidRDefault="005C589F">
      <w:pPr>
        <w:rPr>
          <w:rFonts w:asciiTheme="majorEastAsia" w:eastAsiaTheme="majorEastAsia" w:hAnsiTheme="majorEastAsia"/>
        </w:rPr>
      </w:pPr>
    </w:p>
    <w:tbl>
      <w:tblPr>
        <w:tblStyle w:val="a7"/>
        <w:tblW w:w="0" w:type="auto"/>
        <w:tblLook w:val="04A0" w:firstRow="1" w:lastRow="0" w:firstColumn="1" w:lastColumn="0" w:noHBand="0" w:noVBand="1"/>
      </w:tblPr>
      <w:tblGrid>
        <w:gridCol w:w="2556"/>
        <w:gridCol w:w="1262"/>
        <w:gridCol w:w="1056"/>
        <w:gridCol w:w="925"/>
        <w:gridCol w:w="2751"/>
        <w:gridCol w:w="2297"/>
      </w:tblGrid>
      <w:tr w:rsidR="008A2599" w:rsidRPr="00103BAB" w:rsidTr="00E33BB4">
        <w:tc>
          <w:tcPr>
            <w:tcW w:w="10847" w:type="dxa"/>
            <w:gridSpan w:val="6"/>
          </w:tcPr>
          <w:p w:rsidR="008A2599" w:rsidRPr="00103BAB" w:rsidRDefault="008A2599"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顧客対応 オバレーイ（詳細）</w:t>
            </w:r>
          </w:p>
        </w:tc>
      </w:tr>
      <w:tr w:rsidR="003D733E" w:rsidRPr="00103BAB" w:rsidTr="00D20A22">
        <w:tc>
          <w:tcPr>
            <w:tcW w:w="2527" w:type="dxa"/>
            <w:shd w:val="clear" w:color="auto" w:fill="92D050"/>
          </w:tcPr>
          <w:p w:rsidR="008A2599" w:rsidRPr="00103BAB" w:rsidRDefault="008A259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67" w:type="dxa"/>
            <w:shd w:val="clear" w:color="auto" w:fill="92D050"/>
          </w:tcPr>
          <w:p w:rsidR="008A2599" w:rsidRPr="00103BAB" w:rsidRDefault="008A259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8A2599" w:rsidRPr="00103BAB" w:rsidRDefault="008A259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28" w:type="dxa"/>
            <w:shd w:val="clear" w:color="auto" w:fill="92D050"/>
          </w:tcPr>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63" w:type="dxa"/>
            <w:shd w:val="clear" w:color="auto" w:fill="92D050"/>
          </w:tcPr>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306" w:type="dxa"/>
            <w:shd w:val="clear" w:color="auto" w:fill="92D050"/>
          </w:tcPr>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3D733E" w:rsidRPr="00103BAB" w:rsidTr="00D20A22">
        <w:tc>
          <w:tcPr>
            <w:tcW w:w="2527" w:type="dxa"/>
          </w:tcPr>
          <w:p w:rsidR="008A2599" w:rsidRPr="00103BAB" w:rsidRDefault="008A2599" w:rsidP="00E33BB4">
            <w:pPr>
              <w:rPr>
                <w:rFonts w:asciiTheme="majorEastAsia" w:eastAsiaTheme="majorEastAsia" w:hAnsiTheme="majorEastAsia"/>
                <w:noProof/>
                <w:lang w:val="vi-VN"/>
              </w:rPr>
            </w:pPr>
            <w:r w:rsidRPr="00103BAB">
              <w:rPr>
                <w:rFonts w:asciiTheme="majorEastAsia" w:eastAsiaTheme="majorEastAsia" w:hAnsiTheme="majorEastAsia"/>
              </w:rPr>
              <w:t>対応日時</w:t>
            </w:r>
            <w:r w:rsidRPr="00103BAB">
              <w:rPr>
                <w:rStyle w:val="apple-converted-space"/>
                <w:rFonts w:asciiTheme="majorEastAsia" w:eastAsiaTheme="majorEastAsia" w:hAnsiTheme="majorEastAsia"/>
                <w:b/>
                <w:bCs/>
                <w:sz w:val="18"/>
                <w:szCs w:val="18"/>
                <w:shd w:val="clear" w:color="auto" w:fill="FFFFFF"/>
              </w:rPr>
              <w:t> </w:t>
            </w:r>
          </w:p>
        </w:tc>
        <w:tc>
          <w:tcPr>
            <w:tcW w:w="1267" w:type="dxa"/>
          </w:tcPr>
          <w:p w:rsidR="008A2599" w:rsidRPr="00103BAB" w:rsidRDefault="008A259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8A2599" w:rsidRPr="00103BAB" w:rsidRDefault="008A2599" w:rsidP="00E33BB4">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DateTime</w:t>
            </w:r>
            <w:proofErr w:type="spellEnd"/>
          </w:p>
        </w:tc>
        <w:tc>
          <w:tcPr>
            <w:tcW w:w="928" w:type="dxa"/>
          </w:tcPr>
          <w:p w:rsidR="008A2599" w:rsidRPr="00103BAB" w:rsidRDefault="008A2599"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63" w:type="dxa"/>
          </w:tcPr>
          <w:p w:rsidR="008A2599" w:rsidRPr="00103BAB" w:rsidRDefault="008A2599" w:rsidP="00E33BB4">
            <w:pPr>
              <w:rPr>
                <w:rFonts w:asciiTheme="majorEastAsia" w:eastAsiaTheme="majorEastAsia" w:hAnsiTheme="majorEastAsia"/>
                <w:lang w:val="vi-VN"/>
              </w:rPr>
            </w:pPr>
          </w:p>
        </w:tc>
        <w:tc>
          <w:tcPr>
            <w:tcW w:w="2306" w:type="dxa"/>
          </w:tcPr>
          <w:p w:rsidR="008A2599" w:rsidRPr="00103BAB" w:rsidRDefault="008A2599" w:rsidP="00E33BB4">
            <w:pPr>
              <w:rPr>
                <w:rFonts w:asciiTheme="majorEastAsia" w:eastAsiaTheme="majorEastAsia" w:hAnsiTheme="majorEastAsia"/>
                <w:lang w:val="vi-VN"/>
              </w:rPr>
            </w:pPr>
          </w:p>
        </w:tc>
      </w:tr>
      <w:tr w:rsidR="003D733E" w:rsidRPr="00103BAB" w:rsidTr="00D20A22">
        <w:tc>
          <w:tcPr>
            <w:tcW w:w="2527" w:type="dxa"/>
          </w:tcPr>
          <w:p w:rsidR="008A2599" w:rsidRPr="00103BAB" w:rsidRDefault="008A2599"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対応者</w:t>
            </w:r>
          </w:p>
        </w:tc>
        <w:tc>
          <w:tcPr>
            <w:tcW w:w="1267" w:type="dxa"/>
          </w:tcPr>
          <w:p w:rsidR="008A2599" w:rsidRPr="00103BAB" w:rsidRDefault="008A2599" w:rsidP="00E33BB4">
            <w:pPr>
              <w:rPr>
                <w:rFonts w:asciiTheme="majorEastAsia" w:eastAsiaTheme="majorEastAsia" w:hAnsiTheme="majorEastAsia"/>
                <w:lang w:val="vi-VN"/>
              </w:rPr>
            </w:pPr>
          </w:p>
        </w:tc>
        <w:tc>
          <w:tcPr>
            <w:tcW w:w="1056" w:type="dxa"/>
          </w:tcPr>
          <w:p w:rsidR="008A2599" w:rsidRPr="00103BAB" w:rsidRDefault="008A2599" w:rsidP="00E33BB4">
            <w:pPr>
              <w:jc w:val="center"/>
              <w:rPr>
                <w:rFonts w:asciiTheme="majorEastAsia" w:eastAsiaTheme="majorEastAsia" w:hAnsiTheme="majorEastAsia"/>
              </w:rPr>
            </w:pPr>
          </w:p>
        </w:tc>
        <w:tc>
          <w:tcPr>
            <w:tcW w:w="928" w:type="dxa"/>
          </w:tcPr>
          <w:p w:rsidR="008A2599" w:rsidRPr="00103BAB" w:rsidRDefault="008A2599" w:rsidP="00E33BB4">
            <w:pPr>
              <w:jc w:val="center"/>
              <w:rPr>
                <w:rFonts w:asciiTheme="majorEastAsia" w:eastAsiaTheme="majorEastAsia" w:hAnsiTheme="majorEastAsia"/>
                <w:color w:val="FF0000"/>
              </w:rPr>
            </w:pPr>
          </w:p>
        </w:tc>
        <w:tc>
          <w:tcPr>
            <w:tcW w:w="2763" w:type="dxa"/>
          </w:tcPr>
          <w:p w:rsidR="008A2599" w:rsidRPr="00103BAB" w:rsidRDefault="008A2599" w:rsidP="00E33BB4">
            <w:pPr>
              <w:rPr>
                <w:rFonts w:asciiTheme="majorEastAsia" w:eastAsiaTheme="majorEastAsia" w:hAnsiTheme="majorEastAsia"/>
                <w:lang w:val="vi-VN"/>
              </w:rPr>
            </w:pPr>
          </w:p>
        </w:tc>
        <w:tc>
          <w:tcPr>
            <w:tcW w:w="2306" w:type="dxa"/>
          </w:tcPr>
          <w:p w:rsidR="008A2599" w:rsidRPr="00103BAB" w:rsidRDefault="008A2599" w:rsidP="00E33BB4">
            <w:pPr>
              <w:rPr>
                <w:rFonts w:asciiTheme="majorEastAsia" w:eastAsiaTheme="majorEastAsia" w:hAnsiTheme="majorEastAsia"/>
                <w:lang w:val="vi-VN"/>
              </w:rPr>
            </w:pPr>
          </w:p>
        </w:tc>
      </w:tr>
      <w:tr w:rsidR="003D733E" w:rsidRPr="00103BAB" w:rsidTr="00D20A22">
        <w:tc>
          <w:tcPr>
            <w:tcW w:w="2527" w:type="dxa"/>
          </w:tcPr>
          <w:p w:rsidR="008A2599" w:rsidRPr="00103BAB" w:rsidRDefault="008A2599"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0FF7E730" wp14:editId="346CDCBA">
                  <wp:extent cx="266700" cy="234950"/>
                  <wp:effectExtent l="0" t="0" r="0" b="0"/>
                  <wp:docPr id="318" name="図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67" w:type="dxa"/>
          </w:tcPr>
          <w:p w:rsidR="008A2599" w:rsidRPr="00103BAB" w:rsidRDefault="008A259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8A2599" w:rsidRPr="00103BAB" w:rsidRDefault="008A2599" w:rsidP="00E33BB4">
            <w:pPr>
              <w:jc w:val="center"/>
              <w:rPr>
                <w:rFonts w:asciiTheme="majorEastAsia" w:eastAsiaTheme="majorEastAsia" w:hAnsiTheme="majorEastAsia"/>
              </w:rPr>
            </w:pPr>
          </w:p>
        </w:tc>
        <w:tc>
          <w:tcPr>
            <w:tcW w:w="928" w:type="dxa"/>
          </w:tcPr>
          <w:p w:rsidR="008A2599" w:rsidRPr="00103BAB" w:rsidRDefault="008A2599" w:rsidP="00E33BB4">
            <w:pPr>
              <w:jc w:val="center"/>
              <w:rPr>
                <w:rFonts w:asciiTheme="majorEastAsia" w:eastAsiaTheme="majorEastAsia" w:hAnsiTheme="majorEastAsia"/>
                <w:color w:val="FF0000"/>
              </w:rPr>
            </w:pPr>
          </w:p>
        </w:tc>
        <w:tc>
          <w:tcPr>
            <w:tcW w:w="2763" w:type="dxa"/>
          </w:tcPr>
          <w:p w:rsidR="008A2599"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773AE8" w:rsidRPr="00103BAB">
              <w:rPr>
                <w:rFonts w:asciiTheme="majorEastAsia" w:eastAsiaTheme="majorEastAsia" w:hAnsiTheme="majorEastAsia" w:hint="eastAsia"/>
                <w:lang w:val="vi-VN"/>
              </w:rPr>
              <w:t>以下のドロップダウンリスト</w:t>
            </w:r>
            <w:r w:rsidR="0021546C" w:rsidRPr="00103BAB">
              <w:rPr>
                <w:rFonts w:asciiTheme="majorEastAsia" w:eastAsiaTheme="majorEastAsia" w:hAnsiTheme="majorEastAsia" w:hint="eastAsia"/>
                <w:lang w:val="vi-VN"/>
              </w:rPr>
              <w:t>を表示する</w:t>
            </w:r>
          </w:p>
        </w:tc>
        <w:tc>
          <w:tcPr>
            <w:tcW w:w="2306" w:type="dxa"/>
          </w:tcPr>
          <w:p w:rsidR="008A2599" w:rsidRPr="00103BAB" w:rsidRDefault="008A2599" w:rsidP="00E33BB4">
            <w:pPr>
              <w:rPr>
                <w:rFonts w:asciiTheme="majorEastAsia" w:eastAsiaTheme="majorEastAsia" w:hAnsiTheme="majorEastAsia"/>
                <w:lang w:val="vi-VN"/>
              </w:rPr>
            </w:pPr>
          </w:p>
        </w:tc>
      </w:tr>
      <w:tr w:rsidR="00D20A22" w:rsidRPr="00103BAB" w:rsidTr="00D20A22">
        <w:tc>
          <w:tcPr>
            <w:tcW w:w="2527" w:type="dxa"/>
          </w:tcPr>
          <w:p w:rsidR="0021546C" w:rsidRPr="00103BAB" w:rsidRDefault="00D20A22" w:rsidP="00E33BB4">
            <w:pPr>
              <w:rPr>
                <w:rFonts w:asciiTheme="majorEastAsia" w:eastAsiaTheme="majorEastAsia" w:hAnsiTheme="majorEastAsia"/>
                <w:noProof/>
              </w:rPr>
            </w:pPr>
            <w:r w:rsidRPr="00103BAB">
              <w:rPr>
                <w:rFonts w:asciiTheme="majorEastAsia" w:eastAsiaTheme="majorEastAsia" w:hAnsiTheme="majorEastAsia"/>
              </w:rPr>
              <w:object w:dxaOrig="4410" w:dyaOrig="2860">
                <v:shape id="_x0000_i1026" type="#_x0000_t75" style="width:115pt;height:74.5pt" o:ole="">
                  <v:imagedata r:id="rId123" o:title=""/>
                </v:shape>
                <o:OLEObject Type="Embed" ProgID="PBrush" ShapeID="_x0000_i1026" DrawAspect="Content" ObjectID="_1560335663" r:id="rId124"/>
              </w:object>
            </w:r>
          </w:p>
        </w:tc>
        <w:tc>
          <w:tcPr>
            <w:tcW w:w="1267" w:type="dxa"/>
          </w:tcPr>
          <w:p w:rsidR="0021546C" w:rsidRPr="00103BAB" w:rsidRDefault="0021546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21546C" w:rsidRPr="00103BAB" w:rsidRDefault="0021546C" w:rsidP="00E33BB4">
            <w:pPr>
              <w:jc w:val="center"/>
              <w:rPr>
                <w:rFonts w:asciiTheme="majorEastAsia" w:eastAsiaTheme="majorEastAsia" w:hAnsiTheme="majorEastAsia"/>
              </w:rPr>
            </w:pPr>
          </w:p>
        </w:tc>
        <w:tc>
          <w:tcPr>
            <w:tcW w:w="928" w:type="dxa"/>
          </w:tcPr>
          <w:p w:rsidR="0021546C" w:rsidRPr="00103BAB" w:rsidRDefault="003D733E"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63" w:type="dxa"/>
          </w:tcPr>
          <w:p w:rsidR="0021546C" w:rsidRPr="00103BAB" w:rsidRDefault="00663D5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リストから選択したユーザが上記の「</w:t>
            </w:r>
            <w:r w:rsidR="00A043A9" w:rsidRPr="00103BAB">
              <w:rPr>
                <w:rFonts w:asciiTheme="majorEastAsia" w:eastAsiaTheme="majorEastAsia" w:hAnsiTheme="majorEastAsia" w:hint="eastAsia"/>
                <w:lang w:val="vi-VN"/>
              </w:rPr>
              <w:t>対応者</w:t>
            </w:r>
            <w:r w:rsidRPr="00103BAB">
              <w:rPr>
                <w:rFonts w:asciiTheme="majorEastAsia" w:eastAsiaTheme="majorEastAsia" w:hAnsiTheme="majorEastAsia" w:hint="eastAsia"/>
                <w:lang w:val="vi-VN"/>
              </w:rPr>
              <w:t>」</w:t>
            </w:r>
            <w:r w:rsidR="00A043A9" w:rsidRPr="00103BAB">
              <w:rPr>
                <w:rFonts w:asciiTheme="majorEastAsia" w:eastAsiaTheme="majorEastAsia" w:hAnsiTheme="majorEastAsia" w:hint="eastAsia"/>
                <w:lang w:val="vi-VN"/>
              </w:rPr>
              <w:t>項目に</w:t>
            </w:r>
            <w:r w:rsidRPr="00103BAB">
              <w:rPr>
                <w:rFonts w:asciiTheme="majorEastAsia" w:eastAsiaTheme="majorEastAsia" w:hAnsiTheme="majorEastAsia" w:hint="eastAsia"/>
                <w:lang w:val="vi-VN"/>
              </w:rPr>
              <w:t>反映する</w:t>
            </w:r>
          </w:p>
        </w:tc>
        <w:tc>
          <w:tcPr>
            <w:tcW w:w="2306" w:type="dxa"/>
          </w:tcPr>
          <w:p w:rsidR="0021546C" w:rsidRPr="00103BAB" w:rsidRDefault="0021546C" w:rsidP="00E33BB4">
            <w:pPr>
              <w:rPr>
                <w:rFonts w:asciiTheme="majorEastAsia" w:eastAsiaTheme="majorEastAsia" w:hAnsiTheme="majorEastAsia"/>
                <w:lang w:val="vi-VN"/>
              </w:rPr>
            </w:pPr>
          </w:p>
        </w:tc>
      </w:tr>
      <w:tr w:rsidR="00691F3C" w:rsidRPr="00103BAB" w:rsidTr="00D20A22">
        <w:tc>
          <w:tcPr>
            <w:tcW w:w="2527" w:type="dxa"/>
          </w:tcPr>
          <w:p w:rsidR="00691F3C" w:rsidRPr="00103BAB" w:rsidRDefault="00691F3C" w:rsidP="00E33BB4">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4F5C9F90" wp14:editId="2F6248E8">
                  <wp:extent cx="1478253" cy="1530350"/>
                  <wp:effectExtent l="0" t="0" r="8255" b="0"/>
                  <wp:docPr id="319" name="図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478253" cy="1530350"/>
                          </a:xfrm>
                          <a:prstGeom prst="rect">
                            <a:avLst/>
                          </a:prstGeom>
                        </pic:spPr>
                      </pic:pic>
                    </a:graphicData>
                  </a:graphic>
                </wp:inline>
              </w:drawing>
            </w:r>
          </w:p>
        </w:tc>
        <w:tc>
          <w:tcPr>
            <w:tcW w:w="1267" w:type="dxa"/>
          </w:tcPr>
          <w:p w:rsidR="00691F3C" w:rsidRPr="00103BAB" w:rsidRDefault="00691F3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56" w:type="dxa"/>
          </w:tcPr>
          <w:p w:rsidR="00691F3C" w:rsidRPr="00103BAB" w:rsidRDefault="00691F3C" w:rsidP="00E33BB4">
            <w:pPr>
              <w:jc w:val="center"/>
              <w:rPr>
                <w:rFonts w:asciiTheme="majorEastAsia" w:eastAsiaTheme="majorEastAsia" w:hAnsiTheme="majorEastAsia"/>
              </w:rPr>
            </w:pPr>
          </w:p>
        </w:tc>
        <w:tc>
          <w:tcPr>
            <w:tcW w:w="928" w:type="dxa"/>
          </w:tcPr>
          <w:p w:rsidR="00691F3C" w:rsidRPr="00103BAB" w:rsidRDefault="003D733E"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63" w:type="dxa"/>
          </w:tcPr>
          <w:p w:rsidR="00691F3C" w:rsidRPr="00103BAB" w:rsidRDefault="00691F3C" w:rsidP="00E33BB4">
            <w:pPr>
              <w:rPr>
                <w:rFonts w:asciiTheme="majorEastAsia" w:eastAsiaTheme="majorEastAsia" w:hAnsiTheme="majorEastAsia"/>
                <w:lang w:val="vi-VN"/>
              </w:rPr>
            </w:pPr>
          </w:p>
        </w:tc>
        <w:tc>
          <w:tcPr>
            <w:tcW w:w="2306" w:type="dxa"/>
          </w:tcPr>
          <w:p w:rsidR="00691F3C" w:rsidRPr="00103BAB" w:rsidRDefault="00136D29" w:rsidP="00136D29">
            <w:pPr>
              <w:rPr>
                <w:rFonts w:asciiTheme="majorEastAsia" w:eastAsiaTheme="majorEastAsia" w:hAnsiTheme="majorEastAsia"/>
                <w:lang w:val="vi-VN"/>
              </w:rPr>
            </w:pPr>
            <w:r w:rsidRPr="00103BAB">
              <w:rPr>
                <w:rFonts w:asciiTheme="majorEastAsia" w:eastAsiaTheme="majorEastAsia" w:hAnsiTheme="majorEastAsia" w:hint="eastAsia"/>
                <w:szCs w:val="21"/>
              </w:rPr>
              <w:t>リスト内容はメンテ（</w:t>
            </w:r>
            <w:r w:rsidRPr="00103BAB">
              <w:rPr>
                <w:rFonts w:asciiTheme="majorEastAsia" w:eastAsiaTheme="majorEastAsia" w:hAnsiTheme="majorEastAsia" w:cs="Consolas"/>
                <w:color w:val="222222"/>
                <w:szCs w:val="21"/>
                <w:shd w:val="clear" w:color="auto" w:fill="FFFFFF"/>
              </w:rPr>
              <w:t>一段階層</w:t>
            </w:r>
            <w:r w:rsidRPr="00103BAB">
              <w:rPr>
                <w:rFonts w:asciiTheme="majorEastAsia" w:eastAsiaTheme="majorEastAsia" w:hAnsiTheme="majorEastAsia" w:hint="eastAsia"/>
                <w:szCs w:val="21"/>
              </w:rPr>
              <w:t>）の「</w:t>
            </w:r>
            <w:r w:rsidRPr="00103BAB">
              <w:rPr>
                <w:rFonts w:asciiTheme="majorEastAsia" w:eastAsiaTheme="majorEastAsia" w:hAnsiTheme="majorEastAsia" w:hint="eastAsia"/>
                <w:szCs w:val="21"/>
                <w:lang w:val="vi-VN"/>
              </w:rPr>
              <w:t>対応方法</w:t>
            </w:r>
            <w:r w:rsidRPr="00103BAB">
              <w:rPr>
                <w:rFonts w:asciiTheme="majorEastAsia" w:eastAsiaTheme="majorEastAsia" w:hAnsiTheme="majorEastAsia" w:hint="eastAsia"/>
                <w:szCs w:val="21"/>
              </w:rPr>
              <w:t>」リスト</w:t>
            </w:r>
            <w:r w:rsidRPr="00103BAB">
              <w:rPr>
                <w:rFonts w:asciiTheme="majorEastAsia" w:eastAsiaTheme="majorEastAsia" w:hAnsiTheme="majorEastAsia" w:hint="eastAsia"/>
              </w:rPr>
              <w:t>とする</w:t>
            </w:r>
          </w:p>
        </w:tc>
      </w:tr>
      <w:tr w:rsidR="003D733E" w:rsidRPr="00103BAB" w:rsidTr="00D20A22">
        <w:tc>
          <w:tcPr>
            <w:tcW w:w="2527" w:type="dxa"/>
          </w:tcPr>
          <w:p w:rsidR="003D733E" w:rsidRPr="00103BAB" w:rsidRDefault="003D733E" w:rsidP="00E33BB4">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6893ADD7" wp14:editId="04810ED7">
                  <wp:extent cx="1465640" cy="939800"/>
                  <wp:effectExtent l="0" t="0" r="1270" b="0"/>
                  <wp:docPr id="320" name="図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465640" cy="939800"/>
                          </a:xfrm>
                          <a:prstGeom prst="rect">
                            <a:avLst/>
                          </a:prstGeom>
                        </pic:spPr>
                      </pic:pic>
                    </a:graphicData>
                  </a:graphic>
                </wp:inline>
              </w:drawing>
            </w:r>
          </w:p>
        </w:tc>
        <w:tc>
          <w:tcPr>
            <w:tcW w:w="1267" w:type="dxa"/>
          </w:tcPr>
          <w:p w:rsidR="003D733E" w:rsidRPr="00103BAB" w:rsidRDefault="003D733E"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56" w:type="dxa"/>
          </w:tcPr>
          <w:p w:rsidR="003D733E" w:rsidRPr="00103BAB" w:rsidRDefault="003D733E" w:rsidP="00E33BB4">
            <w:pPr>
              <w:jc w:val="center"/>
              <w:rPr>
                <w:rFonts w:asciiTheme="majorEastAsia" w:eastAsiaTheme="majorEastAsia" w:hAnsiTheme="majorEastAsia"/>
              </w:rPr>
            </w:pPr>
          </w:p>
        </w:tc>
        <w:tc>
          <w:tcPr>
            <w:tcW w:w="928" w:type="dxa"/>
          </w:tcPr>
          <w:p w:rsidR="003D733E" w:rsidRPr="00103BAB" w:rsidRDefault="003D733E"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63" w:type="dxa"/>
          </w:tcPr>
          <w:p w:rsidR="003D733E" w:rsidRPr="00103BAB" w:rsidRDefault="003D733E" w:rsidP="00E33BB4">
            <w:pPr>
              <w:rPr>
                <w:rFonts w:asciiTheme="majorEastAsia" w:eastAsiaTheme="majorEastAsia" w:hAnsiTheme="majorEastAsia"/>
                <w:lang w:val="vi-VN"/>
              </w:rPr>
            </w:pPr>
          </w:p>
        </w:tc>
        <w:tc>
          <w:tcPr>
            <w:tcW w:w="2306" w:type="dxa"/>
          </w:tcPr>
          <w:p w:rsidR="003D733E" w:rsidRPr="00103BAB" w:rsidRDefault="003D733E" w:rsidP="00136D29">
            <w:pPr>
              <w:rPr>
                <w:rFonts w:asciiTheme="majorEastAsia" w:eastAsiaTheme="majorEastAsia" w:hAnsiTheme="majorEastAsia"/>
                <w:szCs w:val="21"/>
              </w:rPr>
            </w:pPr>
            <w:r w:rsidRPr="00103BAB">
              <w:rPr>
                <w:rFonts w:asciiTheme="majorEastAsia" w:eastAsiaTheme="majorEastAsia" w:hAnsiTheme="majorEastAsia" w:hint="eastAsia"/>
                <w:szCs w:val="21"/>
              </w:rPr>
              <w:t>リスト内容はメンテ（</w:t>
            </w:r>
            <w:r w:rsidRPr="00103BAB">
              <w:rPr>
                <w:rFonts w:asciiTheme="majorEastAsia" w:eastAsiaTheme="majorEastAsia" w:hAnsiTheme="majorEastAsia" w:cs="Consolas"/>
                <w:color w:val="222222"/>
                <w:szCs w:val="21"/>
                <w:shd w:val="clear" w:color="auto" w:fill="FFFFFF"/>
              </w:rPr>
              <w:t>一段階層</w:t>
            </w:r>
            <w:r w:rsidRPr="00103BAB">
              <w:rPr>
                <w:rFonts w:asciiTheme="majorEastAsia" w:eastAsiaTheme="majorEastAsia" w:hAnsiTheme="majorEastAsia" w:hint="eastAsia"/>
                <w:szCs w:val="21"/>
              </w:rPr>
              <w:t>）の「</w:t>
            </w:r>
            <w:r w:rsidRPr="00103BAB">
              <w:rPr>
                <w:rFonts w:asciiTheme="majorEastAsia" w:eastAsiaTheme="majorEastAsia" w:hAnsiTheme="majorEastAsia" w:hint="eastAsia"/>
                <w:szCs w:val="21"/>
                <w:lang w:val="vi-VN"/>
              </w:rPr>
              <w:t>対応種別</w:t>
            </w:r>
            <w:r w:rsidRPr="00103BAB">
              <w:rPr>
                <w:rFonts w:asciiTheme="majorEastAsia" w:eastAsiaTheme="majorEastAsia" w:hAnsiTheme="majorEastAsia" w:hint="eastAsia"/>
                <w:szCs w:val="21"/>
              </w:rPr>
              <w:t>」リスト</w:t>
            </w:r>
            <w:r w:rsidRPr="00103BAB">
              <w:rPr>
                <w:rFonts w:asciiTheme="majorEastAsia" w:eastAsiaTheme="majorEastAsia" w:hAnsiTheme="majorEastAsia" w:hint="eastAsia"/>
              </w:rPr>
              <w:t>とする</w:t>
            </w:r>
          </w:p>
        </w:tc>
      </w:tr>
      <w:tr w:rsidR="0001046D" w:rsidRPr="00103BAB" w:rsidTr="00D20A22">
        <w:tc>
          <w:tcPr>
            <w:tcW w:w="2527" w:type="dxa"/>
          </w:tcPr>
          <w:p w:rsidR="0001046D" w:rsidRPr="00103BAB" w:rsidRDefault="0001046D" w:rsidP="00E33BB4">
            <w:pPr>
              <w:rPr>
                <w:rFonts w:asciiTheme="majorEastAsia" w:eastAsiaTheme="majorEastAsia" w:hAnsiTheme="majorEastAsia"/>
                <w:noProof/>
              </w:rPr>
            </w:pPr>
            <w:r w:rsidRPr="00103BAB">
              <w:rPr>
                <w:rFonts w:asciiTheme="majorEastAsia" w:eastAsiaTheme="majorEastAsia" w:hAnsiTheme="majorEastAsia" w:hint="eastAsia"/>
                <w:noProof/>
              </w:rPr>
              <w:t>本文（ラベルがない）</w:t>
            </w:r>
          </w:p>
        </w:tc>
        <w:tc>
          <w:tcPr>
            <w:tcW w:w="1267" w:type="dxa"/>
          </w:tcPr>
          <w:p w:rsidR="0001046D" w:rsidRPr="00103BAB" w:rsidRDefault="0001046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28" w:type="dxa"/>
          </w:tcPr>
          <w:p w:rsidR="0001046D" w:rsidRPr="00103BAB" w:rsidRDefault="0001046D" w:rsidP="00E33BB4">
            <w:pPr>
              <w:jc w:val="center"/>
              <w:rPr>
                <w:rFonts w:asciiTheme="majorEastAsia" w:eastAsiaTheme="majorEastAsia" w:hAnsiTheme="majorEastAsia"/>
                <w:color w:val="FF0000"/>
                <w:lang w:val="vi-VN"/>
              </w:rPr>
            </w:pPr>
            <w:r w:rsidRPr="00103BAB">
              <w:rPr>
                <w:rFonts w:asciiTheme="majorEastAsia" w:eastAsiaTheme="majorEastAsia" w:hAnsiTheme="majorEastAsia" w:hint="eastAsia"/>
                <w:color w:val="FF0000"/>
              </w:rPr>
              <w:t>●</w:t>
            </w:r>
          </w:p>
        </w:tc>
        <w:tc>
          <w:tcPr>
            <w:tcW w:w="2763" w:type="dxa"/>
          </w:tcPr>
          <w:p w:rsidR="0001046D" w:rsidRPr="00103BAB" w:rsidRDefault="0001046D" w:rsidP="00E33BB4">
            <w:pPr>
              <w:rPr>
                <w:rFonts w:asciiTheme="majorEastAsia" w:eastAsiaTheme="majorEastAsia" w:hAnsiTheme="majorEastAsia"/>
                <w:lang w:val="vi-VN"/>
              </w:rPr>
            </w:pPr>
          </w:p>
        </w:tc>
        <w:tc>
          <w:tcPr>
            <w:tcW w:w="2306" w:type="dxa"/>
          </w:tcPr>
          <w:p w:rsidR="0001046D" w:rsidRPr="00103BAB" w:rsidRDefault="0001046D" w:rsidP="00136D29">
            <w:pPr>
              <w:rPr>
                <w:rFonts w:asciiTheme="majorEastAsia" w:eastAsiaTheme="majorEastAsia" w:hAnsiTheme="majorEastAsia"/>
                <w:szCs w:val="21"/>
              </w:rPr>
            </w:pPr>
          </w:p>
        </w:tc>
      </w:tr>
      <w:tr w:rsidR="0001046D" w:rsidRPr="00103BAB" w:rsidTr="0001046D">
        <w:tc>
          <w:tcPr>
            <w:tcW w:w="2556" w:type="dxa"/>
          </w:tcPr>
          <w:p w:rsidR="0001046D" w:rsidRPr="00103BAB" w:rsidRDefault="0001046D" w:rsidP="00E33BB4">
            <w:pPr>
              <w:rPr>
                <w:rFonts w:asciiTheme="majorEastAsia" w:eastAsiaTheme="majorEastAsia" w:hAnsiTheme="majorEastAsia"/>
                <w:noProof/>
              </w:rPr>
            </w:pPr>
            <w:r w:rsidRPr="00103BAB">
              <w:rPr>
                <w:rFonts w:asciiTheme="majorEastAsia" w:eastAsiaTheme="majorEastAsia" w:hAnsiTheme="majorEastAsia" w:hint="eastAsia"/>
                <w:noProof/>
              </w:rPr>
              <w:t>ファイルアップロード</w:t>
            </w:r>
          </w:p>
          <w:p w:rsidR="0001046D" w:rsidRPr="00103BAB" w:rsidRDefault="0001046D"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6622F9A3" wp14:editId="66CFD082">
                  <wp:extent cx="1054100" cy="1301750"/>
                  <wp:effectExtent l="0" t="0" r="0" b="0"/>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054100" cy="1301750"/>
                          </a:xfrm>
                          <a:prstGeom prst="rect">
                            <a:avLst/>
                          </a:prstGeom>
                        </pic:spPr>
                      </pic:pic>
                    </a:graphicData>
                  </a:graphic>
                </wp:inline>
              </w:drawing>
            </w:r>
          </w:p>
        </w:tc>
        <w:tc>
          <w:tcPr>
            <w:tcW w:w="1262" w:type="dxa"/>
          </w:tcPr>
          <w:p w:rsidR="0001046D" w:rsidRPr="00103BAB" w:rsidRDefault="0001046D"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添付ファイル</w:t>
            </w:r>
          </w:p>
        </w:tc>
        <w:tc>
          <w:tcPr>
            <w:tcW w:w="1056" w:type="dxa"/>
          </w:tcPr>
          <w:p w:rsidR="0001046D" w:rsidRPr="00103BAB" w:rsidRDefault="0001046D" w:rsidP="00E33BB4">
            <w:pPr>
              <w:jc w:val="center"/>
              <w:rPr>
                <w:rFonts w:asciiTheme="majorEastAsia" w:eastAsiaTheme="majorEastAsia" w:hAnsiTheme="majorEastAsia"/>
              </w:rPr>
            </w:pPr>
          </w:p>
        </w:tc>
        <w:tc>
          <w:tcPr>
            <w:tcW w:w="925" w:type="dxa"/>
          </w:tcPr>
          <w:p w:rsidR="0001046D" w:rsidRPr="00103BAB" w:rsidRDefault="0001046D" w:rsidP="00E33BB4">
            <w:pPr>
              <w:jc w:val="center"/>
              <w:rPr>
                <w:rFonts w:asciiTheme="majorEastAsia" w:eastAsiaTheme="majorEastAsia" w:hAnsiTheme="majorEastAsia"/>
                <w:color w:val="FF0000"/>
              </w:rPr>
            </w:pPr>
          </w:p>
        </w:tc>
        <w:tc>
          <w:tcPr>
            <w:tcW w:w="2751" w:type="dxa"/>
          </w:tcPr>
          <w:p w:rsidR="0001046D" w:rsidRPr="00103BAB" w:rsidRDefault="0001046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枠内をクリックしたら、ファイルアップロードがローカルから選択できるオバレーイを表示する</w:t>
            </w:r>
          </w:p>
          <w:p w:rsidR="0001046D" w:rsidRPr="00103BAB" w:rsidRDefault="0001046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エクスプローラーからファイルが枠内にドロップすることもできる</w:t>
            </w:r>
          </w:p>
        </w:tc>
        <w:tc>
          <w:tcPr>
            <w:tcW w:w="2297" w:type="dxa"/>
          </w:tcPr>
          <w:p w:rsidR="0001046D" w:rsidRPr="00103BAB" w:rsidRDefault="0001046D" w:rsidP="00136D29">
            <w:pPr>
              <w:rPr>
                <w:rFonts w:asciiTheme="majorEastAsia" w:eastAsiaTheme="majorEastAsia" w:hAnsiTheme="majorEastAsia"/>
                <w:szCs w:val="21"/>
              </w:rPr>
            </w:pPr>
          </w:p>
        </w:tc>
      </w:tr>
    </w:tbl>
    <w:p w:rsidR="00D95F79" w:rsidRPr="00103BAB" w:rsidRDefault="00D95F79">
      <w:pPr>
        <w:rPr>
          <w:rFonts w:asciiTheme="majorEastAsia" w:eastAsiaTheme="majorEastAsia" w:hAnsiTheme="majorEastAsia"/>
          <w:lang w:val="vi-VN"/>
        </w:rPr>
      </w:pPr>
    </w:p>
    <w:p w:rsidR="00E33BB4" w:rsidRPr="00103BAB" w:rsidRDefault="00E33BB4" w:rsidP="007A3848">
      <w:pPr>
        <w:pStyle w:val="1"/>
        <w:numPr>
          <w:ilvl w:val="0"/>
          <w:numId w:val="10"/>
        </w:numPr>
        <w:rPr>
          <w:rFonts w:asciiTheme="majorEastAsia" w:hAnsiTheme="majorEastAsia"/>
          <w:lang w:val="vi-VN"/>
        </w:rPr>
      </w:pPr>
      <w:bookmarkStart w:id="91" w:name="_Toc483178717"/>
      <w:r w:rsidRPr="00103BAB">
        <w:rPr>
          <w:rFonts w:asciiTheme="majorEastAsia" w:hAnsiTheme="majorEastAsia"/>
          <w:noProof/>
        </w:rPr>
        <w:drawing>
          <wp:anchor distT="0" distB="0" distL="114300" distR="114300" simplePos="0" relativeHeight="251819008" behindDoc="0" locked="0" layoutInCell="1" allowOverlap="1" wp14:anchorId="4D7EF374" wp14:editId="1A4E7605">
            <wp:simplePos x="0" y="0"/>
            <wp:positionH relativeFrom="column">
              <wp:posOffset>470535</wp:posOffset>
            </wp:positionH>
            <wp:positionV relativeFrom="paragraph">
              <wp:posOffset>255905</wp:posOffset>
            </wp:positionV>
            <wp:extent cx="5612130" cy="3823335"/>
            <wp:effectExtent l="0" t="0" r="7620" b="5715"/>
            <wp:wrapTopAndBottom/>
            <wp:docPr id="323" name="図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612130" cy="3823335"/>
                    </a:xfrm>
                    <a:prstGeom prst="rect">
                      <a:avLst/>
                    </a:prstGeom>
                  </pic:spPr>
                </pic:pic>
              </a:graphicData>
            </a:graphic>
            <wp14:sizeRelH relativeFrom="page">
              <wp14:pctWidth>0</wp14:pctWidth>
            </wp14:sizeRelH>
            <wp14:sizeRelV relativeFrom="page">
              <wp14:pctHeight>0</wp14:pctHeight>
            </wp14:sizeRelV>
          </wp:anchor>
        </w:drawing>
      </w:r>
      <w:r w:rsidRPr="00103BAB">
        <w:rPr>
          <w:rFonts w:asciiTheme="majorEastAsia" w:hAnsiTheme="majorEastAsia" w:hint="eastAsia"/>
          <w:lang w:val="vi-VN"/>
        </w:rPr>
        <w:t>顧客対応 オバレーイ（詳細）</w:t>
      </w:r>
      <w:bookmarkEnd w:id="91"/>
    </w:p>
    <w:p w:rsidR="005F18E9" w:rsidRPr="00103BAB" w:rsidRDefault="005F18E9" w:rsidP="005F18E9">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646"/>
        <w:gridCol w:w="1196"/>
        <w:gridCol w:w="1056"/>
        <w:gridCol w:w="983"/>
        <w:gridCol w:w="2591"/>
        <w:gridCol w:w="2375"/>
      </w:tblGrid>
      <w:tr w:rsidR="00165BAC" w:rsidRPr="00103BAB" w:rsidTr="00CE755D">
        <w:tc>
          <w:tcPr>
            <w:tcW w:w="10847" w:type="dxa"/>
            <w:gridSpan w:val="6"/>
          </w:tcPr>
          <w:p w:rsidR="00165BAC" w:rsidRPr="00103BAB" w:rsidRDefault="00165BAC" w:rsidP="00165BAC">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顧客対応 オバレーイ（詳細）</w:t>
            </w:r>
          </w:p>
        </w:tc>
      </w:tr>
      <w:tr w:rsidR="00783933" w:rsidRPr="00103BAB" w:rsidTr="0001046D">
        <w:tc>
          <w:tcPr>
            <w:tcW w:w="2646" w:type="dxa"/>
            <w:shd w:val="clear" w:color="auto" w:fill="92D050"/>
          </w:tcPr>
          <w:p w:rsidR="00165BAC" w:rsidRPr="00103BAB" w:rsidRDefault="00165BAC"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196" w:type="dxa"/>
            <w:shd w:val="clear" w:color="auto" w:fill="92D050"/>
          </w:tcPr>
          <w:p w:rsidR="00165BAC" w:rsidRPr="00103BAB" w:rsidRDefault="00165BAC"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65BAC" w:rsidRPr="00103BAB" w:rsidRDefault="00165BAC"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83" w:type="dxa"/>
            <w:shd w:val="clear" w:color="auto" w:fill="92D050"/>
          </w:tcPr>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591" w:type="dxa"/>
            <w:shd w:val="clear" w:color="auto" w:fill="92D050"/>
          </w:tcPr>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375" w:type="dxa"/>
            <w:shd w:val="clear" w:color="auto" w:fill="92D050"/>
          </w:tcPr>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783933" w:rsidRPr="00103BAB" w:rsidTr="0001046D">
        <w:tc>
          <w:tcPr>
            <w:tcW w:w="2646" w:type="dxa"/>
          </w:tcPr>
          <w:p w:rsidR="00165BAC" w:rsidRPr="00103BAB" w:rsidRDefault="00FF6A23" w:rsidP="00CE755D">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4F125F3A" wp14:editId="0EDC23DE">
                  <wp:extent cx="457200" cy="228600"/>
                  <wp:effectExtent l="0" t="0" r="0" b="0"/>
                  <wp:docPr id="324" name="図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57200" cy="228600"/>
                          </a:xfrm>
                          <a:prstGeom prst="rect">
                            <a:avLst/>
                          </a:prstGeom>
                        </pic:spPr>
                      </pic:pic>
                    </a:graphicData>
                  </a:graphic>
                </wp:inline>
              </w:drawing>
            </w:r>
          </w:p>
        </w:tc>
        <w:tc>
          <w:tcPr>
            <w:tcW w:w="1196" w:type="dxa"/>
          </w:tcPr>
          <w:p w:rsidR="00165BAC" w:rsidRPr="00103BAB" w:rsidRDefault="00FF6A23"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165BAC" w:rsidRPr="00103BAB" w:rsidRDefault="00165BAC" w:rsidP="00CE755D">
            <w:pPr>
              <w:jc w:val="center"/>
              <w:rPr>
                <w:rFonts w:asciiTheme="majorEastAsia" w:eastAsiaTheme="majorEastAsia" w:hAnsiTheme="majorEastAsia"/>
              </w:rPr>
            </w:pPr>
          </w:p>
        </w:tc>
        <w:tc>
          <w:tcPr>
            <w:tcW w:w="983" w:type="dxa"/>
          </w:tcPr>
          <w:p w:rsidR="00165BAC" w:rsidRPr="00103BAB" w:rsidRDefault="00165BAC" w:rsidP="00CE755D">
            <w:pPr>
              <w:jc w:val="center"/>
              <w:rPr>
                <w:rFonts w:asciiTheme="majorEastAsia" w:eastAsiaTheme="majorEastAsia" w:hAnsiTheme="majorEastAsia"/>
                <w:color w:val="FF0000"/>
              </w:rPr>
            </w:pPr>
          </w:p>
        </w:tc>
        <w:tc>
          <w:tcPr>
            <w:tcW w:w="2591" w:type="dxa"/>
          </w:tcPr>
          <w:p w:rsidR="00165BAC" w:rsidRPr="00103BAB" w:rsidRDefault="00FF6A23"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クリックしたら、以下の「対応依頼」オバレーイを表示する</w:t>
            </w:r>
          </w:p>
        </w:tc>
        <w:tc>
          <w:tcPr>
            <w:tcW w:w="2375" w:type="dxa"/>
          </w:tcPr>
          <w:p w:rsidR="00165BAC" w:rsidRPr="00103BAB" w:rsidRDefault="00165BAC" w:rsidP="00CE755D">
            <w:pPr>
              <w:rPr>
                <w:rFonts w:asciiTheme="majorEastAsia" w:eastAsiaTheme="majorEastAsia" w:hAnsiTheme="majorEastAsia"/>
                <w:lang w:val="vi-VN"/>
              </w:rPr>
            </w:pPr>
          </w:p>
        </w:tc>
      </w:tr>
      <w:tr w:rsidR="00783933" w:rsidRPr="00103BAB" w:rsidTr="0001046D">
        <w:tc>
          <w:tcPr>
            <w:tcW w:w="2646" w:type="dxa"/>
          </w:tcPr>
          <w:p w:rsidR="00165BAC" w:rsidRPr="00103BAB" w:rsidRDefault="00FF6A23" w:rsidP="00CE755D">
            <w:pPr>
              <w:rPr>
                <w:rFonts w:asciiTheme="majorEastAsia" w:eastAsiaTheme="majorEastAsia" w:hAnsiTheme="majorEastAsia"/>
                <w:noProof/>
                <w:lang w:val="vi-VN"/>
              </w:rPr>
            </w:pPr>
            <w:r w:rsidRPr="00103BAB">
              <w:rPr>
                <w:rFonts w:asciiTheme="majorEastAsia" w:eastAsiaTheme="majorEastAsia" w:hAnsiTheme="majorEastAsia"/>
                <w:noProof/>
              </w:rPr>
              <w:lastRenderedPageBreak/>
              <w:drawing>
                <wp:inline distT="0" distB="0" distL="0" distR="0" wp14:anchorId="2E58AF6D" wp14:editId="1B4EAFC8">
                  <wp:extent cx="1504950" cy="1178690"/>
                  <wp:effectExtent l="0" t="0" r="0" b="254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508062" cy="1181128"/>
                          </a:xfrm>
                          <a:prstGeom prst="rect">
                            <a:avLst/>
                          </a:prstGeom>
                        </pic:spPr>
                      </pic:pic>
                    </a:graphicData>
                  </a:graphic>
                </wp:inline>
              </w:drawing>
            </w:r>
          </w:p>
        </w:tc>
        <w:tc>
          <w:tcPr>
            <w:tcW w:w="1196" w:type="dxa"/>
          </w:tcPr>
          <w:p w:rsidR="00165BAC" w:rsidRPr="00103BAB" w:rsidRDefault="0053754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オバレーイ</w:t>
            </w:r>
          </w:p>
        </w:tc>
        <w:tc>
          <w:tcPr>
            <w:tcW w:w="1056" w:type="dxa"/>
          </w:tcPr>
          <w:p w:rsidR="00165BAC" w:rsidRPr="00103BAB" w:rsidRDefault="00165BAC" w:rsidP="00CE755D">
            <w:pPr>
              <w:jc w:val="center"/>
              <w:rPr>
                <w:rFonts w:asciiTheme="majorEastAsia" w:eastAsiaTheme="majorEastAsia" w:hAnsiTheme="majorEastAsia"/>
              </w:rPr>
            </w:pPr>
          </w:p>
        </w:tc>
        <w:tc>
          <w:tcPr>
            <w:tcW w:w="983" w:type="dxa"/>
          </w:tcPr>
          <w:p w:rsidR="00165BAC" w:rsidRPr="00103BAB" w:rsidRDefault="00165BAC" w:rsidP="00CE755D">
            <w:pPr>
              <w:jc w:val="center"/>
              <w:rPr>
                <w:rFonts w:asciiTheme="majorEastAsia" w:eastAsiaTheme="majorEastAsia" w:hAnsiTheme="majorEastAsia"/>
                <w:color w:val="FF0000"/>
                <w:lang w:val="vi-VN"/>
              </w:rPr>
            </w:pPr>
          </w:p>
        </w:tc>
        <w:tc>
          <w:tcPr>
            <w:tcW w:w="2591" w:type="dxa"/>
          </w:tcPr>
          <w:p w:rsidR="00165BAC" w:rsidRPr="00103BAB" w:rsidRDefault="00165BAC" w:rsidP="00CE755D">
            <w:pPr>
              <w:rPr>
                <w:rFonts w:asciiTheme="majorEastAsia" w:eastAsiaTheme="majorEastAsia" w:hAnsiTheme="majorEastAsia"/>
                <w:lang w:val="vi-VN"/>
              </w:rPr>
            </w:pPr>
          </w:p>
        </w:tc>
        <w:tc>
          <w:tcPr>
            <w:tcW w:w="2375" w:type="dxa"/>
          </w:tcPr>
          <w:p w:rsidR="00165BAC" w:rsidRPr="00103BAB" w:rsidRDefault="0018486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「対応依頼」オバレーイに参照</w:t>
            </w:r>
          </w:p>
        </w:tc>
      </w:tr>
      <w:tr w:rsidR="00783933" w:rsidRPr="00103BAB" w:rsidTr="00783933">
        <w:tc>
          <w:tcPr>
            <w:tcW w:w="2646" w:type="dxa"/>
          </w:tcPr>
          <w:p w:rsidR="00165BAC" w:rsidRPr="00103BAB" w:rsidRDefault="004B3BD3" w:rsidP="00CE755D">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34BA5490" wp14:editId="6B4AE809">
                  <wp:extent cx="482600" cy="222250"/>
                  <wp:effectExtent l="0" t="0" r="0" b="6350"/>
                  <wp:docPr id="327" name="図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82600" cy="222250"/>
                          </a:xfrm>
                          <a:prstGeom prst="rect">
                            <a:avLst/>
                          </a:prstGeom>
                        </pic:spPr>
                      </pic:pic>
                    </a:graphicData>
                  </a:graphic>
                </wp:inline>
              </w:drawing>
            </w:r>
          </w:p>
        </w:tc>
        <w:tc>
          <w:tcPr>
            <w:tcW w:w="1200" w:type="dxa"/>
          </w:tcPr>
          <w:p w:rsidR="00165BAC" w:rsidRPr="00103BAB" w:rsidRDefault="0001124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29" w:type="dxa"/>
          </w:tcPr>
          <w:p w:rsidR="00165BAC" w:rsidRPr="00103BAB" w:rsidRDefault="00165BAC" w:rsidP="00CE755D">
            <w:pPr>
              <w:jc w:val="center"/>
              <w:rPr>
                <w:rFonts w:asciiTheme="majorEastAsia" w:eastAsiaTheme="majorEastAsia" w:hAnsiTheme="majorEastAsia"/>
              </w:rPr>
            </w:pPr>
          </w:p>
        </w:tc>
        <w:tc>
          <w:tcPr>
            <w:tcW w:w="986" w:type="dxa"/>
          </w:tcPr>
          <w:p w:rsidR="00165BAC" w:rsidRPr="00103BAB" w:rsidRDefault="00165BAC" w:rsidP="00CE755D">
            <w:pPr>
              <w:jc w:val="center"/>
              <w:rPr>
                <w:rFonts w:asciiTheme="majorEastAsia" w:eastAsiaTheme="majorEastAsia" w:hAnsiTheme="majorEastAsia"/>
                <w:color w:val="FF0000"/>
              </w:rPr>
            </w:pPr>
          </w:p>
        </w:tc>
        <w:tc>
          <w:tcPr>
            <w:tcW w:w="2602" w:type="dxa"/>
          </w:tcPr>
          <w:p w:rsidR="00165BAC" w:rsidRPr="00103BAB" w:rsidRDefault="00852442"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クリックしたら、現在ログインしているユーザのユーザ名を取得し、表示する</w:t>
            </w:r>
          </w:p>
        </w:tc>
        <w:tc>
          <w:tcPr>
            <w:tcW w:w="2384" w:type="dxa"/>
          </w:tcPr>
          <w:p w:rsidR="00165BAC" w:rsidRPr="00103BAB" w:rsidRDefault="00165BAC" w:rsidP="00CE755D">
            <w:pPr>
              <w:rPr>
                <w:rFonts w:asciiTheme="majorEastAsia" w:eastAsiaTheme="majorEastAsia" w:hAnsiTheme="majorEastAsia"/>
                <w:lang w:val="vi-VN"/>
              </w:rPr>
            </w:pPr>
          </w:p>
        </w:tc>
      </w:tr>
      <w:tr w:rsidR="00783933" w:rsidRPr="00103BAB" w:rsidTr="00783933">
        <w:tc>
          <w:tcPr>
            <w:tcW w:w="2646" w:type="dxa"/>
          </w:tcPr>
          <w:p w:rsidR="00011248" w:rsidRPr="00103BAB" w:rsidRDefault="004B3BD3"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差出人</w:t>
            </w:r>
          </w:p>
          <w:p w:rsidR="004B3BD3" w:rsidRPr="00103BAB" w:rsidRDefault="004B3BD3" w:rsidP="00CE755D">
            <w:pPr>
              <w:rPr>
                <w:rFonts w:asciiTheme="majorEastAsia" w:eastAsiaTheme="majorEastAsia" w:hAnsiTheme="majorEastAsia"/>
                <w:noProof/>
                <w:lang w:val="vi-VN"/>
              </w:rPr>
            </w:pPr>
            <w:r w:rsidRPr="00103BAB">
              <w:rPr>
                <w:rFonts w:asciiTheme="majorEastAsia" w:eastAsiaTheme="majorEastAsia" w:hAnsiTheme="majorEastAsia"/>
              </w:rPr>
              <w:object w:dxaOrig="2580" w:dyaOrig="1340">
                <v:shape id="_x0000_i1027" type="#_x0000_t75" style="width:120pt;height:62.5pt" o:ole="">
                  <v:imagedata r:id="rId132" o:title=""/>
                </v:shape>
                <o:OLEObject Type="Embed" ProgID="PBrush" ShapeID="_x0000_i1027" DrawAspect="Content" ObjectID="_1560335664" r:id="rId133"/>
              </w:object>
            </w:r>
          </w:p>
        </w:tc>
        <w:tc>
          <w:tcPr>
            <w:tcW w:w="1200" w:type="dxa"/>
          </w:tcPr>
          <w:p w:rsidR="00011248" w:rsidRPr="00103BAB" w:rsidRDefault="004B3BD3"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29" w:type="dxa"/>
          </w:tcPr>
          <w:p w:rsidR="00011248" w:rsidRPr="00103BAB" w:rsidRDefault="00011248" w:rsidP="00CE755D">
            <w:pPr>
              <w:jc w:val="center"/>
              <w:rPr>
                <w:rFonts w:asciiTheme="majorEastAsia" w:eastAsiaTheme="majorEastAsia" w:hAnsiTheme="majorEastAsia"/>
              </w:rPr>
            </w:pPr>
          </w:p>
        </w:tc>
        <w:tc>
          <w:tcPr>
            <w:tcW w:w="986" w:type="dxa"/>
          </w:tcPr>
          <w:p w:rsidR="00011248" w:rsidRPr="00103BAB" w:rsidRDefault="004B3BD3"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02" w:type="dxa"/>
          </w:tcPr>
          <w:p w:rsidR="00011248" w:rsidRPr="00103BAB" w:rsidRDefault="00011248" w:rsidP="00CE755D">
            <w:pPr>
              <w:rPr>
                <w:rFonts w:asciiTheme="majorEastAsia" w:eastAsiaTheme="majorEastAsia" w:hAnsiTheme="majorEastAsia"/>
                <w:lang w:val="vi-VN"/>
              </w:rPr>
            </w:pPr>
          </w:p>
        </w:tc>
        <w:tc>
          <w:tcPr>
            <w:tcW w:w="2384" w:type="dxa"/>
          </w:tcPr>
          <w:p w:rsidR="007F4860" w:rsidRPr="00103BAB" w:rsidRDefault="007F4860" w:rsidP="007F4860">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リスト内容はログインユーザ</w:t>
            </w:r>
            <w:r w:rsidRPr="00103BAB">
              <w:rPr>
                <w:rFonts w:asciiTheme="majorEastAsia" w:eastAsiaTheme="majorEastAsia" w:hAnsiTheme="majorEastAsia"/>
                <w:bCs/>
                <w:sz w:val="18"/>
                <w:szCs w:val="18"/>
                <w:shd w:val="clear" w:color="auto" w:fill="FFFFFF"/>
              </w:rPr>
              <w:t>ﾒｰﾙｱﾄﾞﾚｽ</w:t>
            </w:r>
          </w:p>
          <w:p w:rsidR="007F4860" w:rsidRPr="00103BAB" w:rsidRDefault="007F4860" w:rsidP="007F4860">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プラスメールアカウントに設定した</w:t>
            </w:r>
            <w:r w:rsidRPr="00103BAB">
              <w:rPr>
                <w:rFonts w:asciiTheme="majorEastAsia" w:eastAsiaTheme="majorEastAsia" w:hAnsiTheme="majorEastAsia"/>
                <w:bCs/>
                <w:sz w:val="18"/>
                <w:szCs w:val="18"/>
                <w:shd w:val="clear" w:color="auto" w:fill="FFFFFF"/>
              </w:rPr>
              <w:t>ﾒｰﾙｱﾄﾞﾚｽ</w:t>
            </w:r>
          </w:p>
          <w:p w:rsidR="007F4860" w:rsidRPr="00103BAB" w:rsidRDefault="007F4860" w:rsidP="007F4860">
            <w:pPr>
              <w:rPr>
                <w:rFonts w:asciiTheme="majorEastAsia" w:eastAsiaTheme="majorEastAsia" w:hAnsiTheme="majorEastAsia"/>
              </w:rPr>
            </w:pPr>
          </w:p>
          <w:p w:rsidR="00011248" w:rsidRPr="00103BAB" w:rsidRDefault="007F4860" w:rsidP="007F4860">
            <w:pPr>
              <w:rPr>
                <w:rFonts w:asciiTheme="majorEastAsia" w:eastAsiaTheme="majorEastAsia" w:hAnsiTheme="majorEastAsia"/>
                <w:lang w:val="vi-VN"/>
              </w:rPr>
            </w:pPr>
            <w:r w:rsidRPr="00103BAB">
              <w:rPr>
                <w:rFonts w:asciiTheme="majorEastAsia" w:eastAsiaTheme="majorEastAsia" w:hAnsiTheme="majorEastAsia" w:hint="eastAsia"/>
                <w:lang w:val="vi-VN"/>
              </w:rPr>
              <w:t>・</w:t>
            </w:r>
            <w:r w:rsidRPr="00103BAB">
              <w:rPr>
                <w:rFonts w:asciiTheme="majorEastAsia" w:eastAsiaTheme="majorEastAsia" w:hAnsiTheme="majorEastAsia" w:cs="Courier New" w:hint="eastAsia"/>
                <w:lang w:val="vi-VN"/>
              </w:rPr>
              <w:t>「対応メール用」設定したメールアカウント</w:t>
            </w:r>
          </w:p>
        </w:tc>
      </w:tr>
      <w:tr w:rsidR="00783933" w:rsidRPr="00103BAB" w:rsidTr="00783933">
        <w:tc>
          <w:tcPr>
            <w:tcW w:w="2646" w:type="dxa"/>
          </w:tcPr>
          <w:p w:rsidR="00011248" w:rsidRPr="00103BAB" w:rsidRDefault="00427C21" w:rsidP="00CE755D">
            <w:pPr>
              <w:rPr>
                <w:rFonts w:asciiTheme="majorEastAsia" w:eastAsiaTheme="majorEastAsia" w:hAnsiTheme="majorEastAsia"/>
                <w:noProof/>
              </w:rPr>
            </w:pPr>
            <w:r w:rsidRPr="00103BAB">
              <w:rPr>
                <w:rFonts w:asciiTheme="majorEastAsia" w:eastAsiaTheme="majorEastAsia" w:hAnsiTheme="majorEastAsia" w:hint="eastAsia"/>
                <w:noProof/>
              </w:rPr>
              <w:t>宛先</w:t>
            </w:r>
          </w:p>
          <w:p w:rsidR="00427C21" w:rsidRPr="00103BAB" w:rsidRDefault="00427C21" w:rsidP="00CE755D">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33B4854D" wp14:editId="2F6AA155">
                  <wp:extent cx="1504950" cy="570235"/>
                  <wp:effectExtent l="0" t="0" r="0" b="1270"/>
                  <wp:docPr id="328" name="図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504950" cy="570235"/>
                          </a:xfrm>
                          <a:prstGeom prst="rect">
                            <a:avLst/>
                          </a:prstGeom>
                        </pic:spPr>
                      </pic:pic>
                    </a:graphicData>
                  </a:graphic>
                </wp:inline>
              </w:drawing>
            </w:r>
          </w:p>
        </w:tc>
        <w:tc>
          <w:tcPr>
            <w:tcW w:w="1200" w:type="dxa"/>
          </w:tcPr>
          <w:p w:rsidR="00011248" w:rsidRPr="00103BAB" w:rsidRDefault="00427C21"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29" w:type="dxa"/>
          </w:tcPr>
          <w:p w:rsidR="00011248" w:rsidRPr="00103BAB" w:rsidRDefault="00011248" w:rsidP="00CE755D">
            <w:pPr>
              <w:jc w:val="center"/>
              <w:rPr>
                <w:rFonts w:asciiTheme="majorEastAsia" w:eastAsiaTheme="majorEastAsia" w:hAnsiTheme="majorEastAsia"/>
              </w:rPr>
            </w:pPr>
          </w:p>
        </w:tc>
        <w:tc>
          <w:tcPr>
            <w:tcW w:w="986" w:type="dxa"/>
          </w:tcPr>
          <w:p w:rsidR="00011248" w:rsidRPr="00103BAB" w:rsidRDefault="00427C21"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02" w:type="dxa"/>
          </w:tcPr>
          <w:p w:rsidR="00011248" w:rsidRPr="00103BAB" w:rsidRDefault="00427C21" w:rsidP="00CE755D">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リストは受付情報の顧客情報Tabの「</w:t>
            </w:r>
            <w:r w:rsidR="00FE1463" w:rsidRPr="00103BAB">
              <w:rPr>
                <w:rFonts w:asciiTheme="majorEastAsia" w:eastAsiaTheme="majorEastAsia" w:hAnsiTheme="majorEastAsia"/>
                <w:bCs/>
                <w:sz w:val="18"/>
                <w:szCs w:val="18"/>
                <w:shd w:val="clear" w:color="auto" w:fill="FFFFFF"/>
              </w:rPr>
              <w:t>ﾒｰﾙｱﾄﾞﾚｽ</w:t>
            </w:r>
            <w:r w:rsidRPr="00103BAB">
              <w:rPr>
                <w:rFonts w:asciiTheme="majorEastAsia" w:eastAsiaTheme="majorEastAsia" w:hAnsiTheme="majorEastAsia" w:hint="eastAsia"/>
                <w:lang w:val="vi-VN"/>
              </w:rPr>
              <w:t>」項目の値とする</w:t>
            </w:r>
          </w:p>
        </w:tc>
        <w:tc>
          <w:tcPr>
            <w:tcW w:w="2384" w:type="dxa"/>
          </w:tcPr>
          <w:p w:rsidR="00011248" w:rsidRPr="00103BAB" w:rsidRDefault="008921A1" w:rsidP="008921A1">
            <w:pPr>
              <w:rPr>
                <w:rFonts w:asciiTheme="majorEastAsia" w:eastAsiaTheme="majorEastAsia" w:hAnsiTheme="majorEastAsia"/>
              </w:rPr>
            </w:pPr>
            <w:r w:rsidRPr="00103BAB">
              <w:rPr>
                <w:rFonts w:asciiTheme="majorEastAsia" w:eastAsiaTheme="majorEastAsia" w:hAnsiTheme="majorEastAsia" w:hint="eastAsia"/>
                <w:lang w:val="vi-VN"/>
              </w:rPr>
              <w:t>リスト内容は</w:t>
            </w:r>
            <w:r w:rsidR="006C3FEA" w:rsidRPr="00103BAB">
              <w:rPr>
                <w:rFonts w:asciiTheme="majorEastAsia" w:eastAsiaTheme="majorEastAsia" w:hAnsiTheme="majorEastAsia" w:hint="eastAsia"/>
                <w:lang w:val="vi-VN"/>
              </w:rPr>
              <w:t>受付</w:t>
            </w:r>
            <w:r w:rsidRPr="00103BAB">
              <w:rPr>
                <w:rFonts w:asciiTheme="majorEastAsia" w:eastAsiaTheme="majorEastAsia" w:hAnsiTheme="majorEastAsia" w:hint="eastAsia"/>
                <w:lang w:val="vi-VN"/>
              </w:rPr>
              <w:t>情報の顧客情報にある</w:t>
            </w:r>
            <w:r w:rsidRPr="00103BAB">
              <w:rPr>
                <w:rFonts w:asciiTheme="majorEastAsia" w:eastAsiaTheme="majorEastAsia" w:hAnsiTheme="majorEastAsia"/>
                <w:bCs/>
                <w:sz w:val="18"/>
                <w:szCs w:val="18"/>
                <w:shd w:val="clear" w:color="auto" w:fill="FFFFFF"/>
              </w:rPr>
              <w:t>ﾒｰﾙｱﾄﾞﾚｽ</w:t>
            </w:r>
            <w:r w:rsidRPr="00103BAB">
              <w:rPr>
                <w:rFonts w:asciiTheme="majorEastAsia" w:eastAsiaTheme="majorEastAsia" w:hAnsiTheme="majorEastAsia" w:hint="eastAsia"/>
                <w:bCs/>
                <w:sz w:val="18"/>
                <w:szCs w:val="18"/>
                <w:shd w:val="clear" w:color="auto" w:fill="FFFFFF"/>
              </w:rPr>
              <w:t>リスト</w:t>
            </w:r>
          </w:p>
        </w:tc>
      </w:tr>
      <w:tr w:rsidR="0001046D" w:rsidRPr="00103BAB" w:rsidTr="00783933">
        <w:tc>
          <w:tcPr>
            <w:tcW w:w="264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件名</w:t>
            </w:r>
          </w:p>
        </w:tc>
        <w:tc>
          <w:tcPr>
            <w:tcW w:w="1200"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29" w:type="dxa"/>
          </w:tcPr>
          <w:p w:rsidR="0001046D" w:rsidRPr="00103BAB" w:rsidRDefault="0001046D" w:rsidP="005F2E1A">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986" w:type="dxa"/>
          </w:tcPr>
          <w:p w:rsidR="0001046D" w:rsidRPr="00103BAB" w:rsidRDefault="0001046D"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02" w:type="dxa"/>
          </w:tcPr>
          <w:p w:rsidR="0001046D" w:rsidRPr="00103BAB" w:rsidRDefault="0001046D" w:rsidP="00CE755D">
            <w:pPr>
              <w:rPr>
                <w:rFonts w:asciiTheme="majorEastAsia" w:eastAsiaTheme="majorEastAsia" w:hAnsiTheme="majorEastAsia"/>
                <w:lang w:val="vi-VN"/>
              </w:rPr>
            </w:pPr>
          </w:p>
        </w:tc>
        <w:tc>
          <w:tcPr>
            <w:tcW w:w="2384" w:type="dxa"/>
          </w:tcPr>
          <w:p w:rsidR="0001046D" w:rsidRPr="00103BAB" w:rsidRDefault="00CA4668" w:rsidP="00CA4668">
            <w:pPr>
              <w:rPr>
                <w:rFonts w:asciiTheme="majorEastAsia" w:eastAsiaTheme="majorEastAsia" w:hAnsiTheme="majorEastAsia"/>
                <w:lang w:val="vi-VN"/>
              </w:rPr>
            </w:pPr>
            <w:r w:rsidRPr="00103BAB">
              <w:rPr>
                <w:rFonts w:asciiTheme="majorEastAsia" w:eastAsiaTheme="majorEastAsia" w:hAnsiTheme="majorEastAsia" w:hint="eastAsia"/>
                <w:lang w:val="vi-VN"/>
              </w:rPr>
              <w:t>新規場合、</w:t>
            </w:r>
            <w:r w:rsidRPr="00103BAB">
              <w:rPr>
                <w:rFonts w:asciiTheme="majorEastAsia" w:eastAsiaTheme="majorEastAsia" w:hAnsiTheme="majorEastAsia" w:hint="eastAsia"/>
                <w:szCs w:val="21"/>
              </w:rPr>
              <w:t>はメンテ（</w:t>
            </w:r>
            <w:r w:rsidRPr="00103BAB">
              <w:rPr>
                <w:rFonts w:asciiTheme="majorEastAsia" w:eastAsiaTheme="majorEastAsia" w:hAnsiTheme="majorEastAsia" w:cs="Consolas" w:hint="eastAsia"/>
                <w:color w:val="222222"/>
                <w:szCs w:val="21"/>
                <w:shd w:val="clear" w:color="auto" w:fill="FFFFFF"/>
              </w:rPr>
              <w:t>その他設定</w:t>
            </w:r>
            <w:r w:rsidRPr="00103BAB">
              <w:rPr>
                <w:rFonts w:asciiTheme="majorEastAsia" w:eastAsiaTheme="majorEastAsia" w:hAnsiTheme="majorEastAsia" w:hint="eastAsia"/>
                <w:szCs w:val="21"/>
              </w:rPr>
              <w:t>）の顧客対応「件名」</w:t>
            </w:r>
            <w:r w:rsidRPr="00103BAB">
              <w:rPr>
                <w:rFonts w:asciiTheme="majorEastAsia" w:eastAsiaTheme="majorEastAsia" w:hAnsiTheme="majorEastAsia" w:hint="eastAsia"/>
                <w:lang w:val="vi-VN"/>
              </w:rPr>
              <w:t>を表示する</w:t>
            </w:r>
          </w:p>
        </w:tc>
      </w:tr>
      <w:tr w:rsidR="0001046D" w:rsidRPr="00103BAB" w:rsidTr="0001046D">
        <w:tc>
          <w:tcPr>
            <w:tcW w:w="264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ヘッダ</w:t>
            </w:r>
          </w:p>
        </w:tc>
        <w:tc>
          <w:tcPr>
            <w:tcW w:w="1196"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p>
        </w:tc>
        <w:tc>
          <w:tcPr>
            <w:tcW w:w="2375" w:type="dxa"/>
          </w:tcPr>
          <w:p w:rsidR="0001046D" w:rsidRPr="00103BAB" w:rsidRDefault="00CA466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新規場合、</w:t>
            </w:r>
            <w:r w:rsidRPr="00103BAB">
              <w:rPr>
                <w:rFonts w:asciiTheme="majorEastAsia" w:eastAsiaTheme="majorEastAsia" w:hAnsiTheme="majorEastAsia" w:hint="eastAsia"/>
                <w:szCs w:val="21"/>
              </w:rPr>
              <w:t>はメンテ（</w:t>
            </w:r>
            <w:r w:rsidRPr="00103BAB">
              <w:rPr>
                <w:rFonts w:asciiTheme="majorEastAsia" w:eastAsiaTheme="majorEastAsia" w:hAnsiTheme="majorEastAsia" w:cs="Consolas" w:hint="eastAsia"/>
                <w:color w:val="222222"/>
                <w:szCs w:val="21"/>
                <w:shd w:val="clear" w:color="auto" w:fill="FFFFFF"/>
              </w:rPr>
              <w:t>その他設定</w:t>
            </w:r>
            <w:r w:rsidRPr="00103BAB">
              <w:rPr>
                <w:rFonts w:asciiTheme="majorEastAsia" w:eastAsiaTheme="majorEastAsia" w:hAnsiTheme="majorEastAsia" w:hint="eastAsia"/>
                <w:szCs w:val="21"/>
              </w:rPr>
              <w:t>）の顧客対応「</w:t>
            </w:r>
            <w:r w:rsidRPr="00103BAB">
              <w:rPr>
                <w:rFonts w:asciiTheme="majorEastAsia" w:eastAsiaTheme="majorEastAsia" w:hAnsiTheme="majorEastAsia" w:hint="eastAsia"/>
                <w:noProof/>
              </w:rPr>
              <w:t>ヘッダ</w:t>
            </w:r>
            <w:r w:rsidRPr="00103BAB">
              <w:rPr>
                <w:rFonts w:asciiTheme="majorEastAsia" w:eastAsiaTheme="majorEastAsia" w:hAnsiTheme="majorEastAsia" w:hint="eastAsia"/>
                <w:szCs w:val="21"/>
              </w:rPr>
              <w:t>」</w:t>
            </w:r>
            <w:r w:rsidRPr="00103BAB">
              <w:rPr>
                <w:rFonts w:asciiTheme="majorEastAsia" w:eastAsiaTheme="majorEastAsia" w:hAnsiTheme="majorEastAsia" w:hint="eastAsia"/>
                <w:lang w:val="vi-VN"/>
              </w:rPr>
              <w:t>を表示する</w:t>
            </w:r>
          </w:p>
        </w:tc>
      </w:tr>
      <w:tr w:rsidR="0001046D" w:rsidRPr="00103BAB" w:rsidTr="0001046D">
        <w:tc>
          <w:tcPr>
            <w:tcW w:w="264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本文</w:t>
            </w:r>
          </w:p>
        </w:tc>
        <w:tc>
          <w:tcPr>
            <w:tcW w:w="1196"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83" w:type="dxa"/>
          </w:tcPr>
          <w:p w:rsidR="0001046D" w:rsidRPr="00103BAB" w:rsidRDefault="0001046D"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591" w:type="dxa"/>
          </w:tcPr>
          <w:p w:rsidR="0001046D" w:rsidRPr="00103BAB" w:rsidRDefault="0001046D" w:rsidP="00CE755D">
            <w:pPr>
              <w:rPr>
                <w:rFonts w:asciiTheme="majorEastAsia" w:eastAsiaTheme="majorEastAsia" w:hAnsiTheme="majorEastAsia"/>
                <w:lang w:val="vi-VN"/>
              </w:rPr>
            </w:pPr>
          </w:p>
        </w:tc>
        <w:tc>
          <w:tcPr>
            <w:tcW w:w="2375" w:type="dxa"/>
          </w:tcPr>
          <w:p w:rsidR="0001046D" w:rsidRPr="00103BAB" w:rsidRDefault="00CA466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新規場合、</w:t>
            </w:r>
            <w:r w:rsidRPr="00103BAB">
              <w:rPr>
                <w:rFonts w:asciiTheme="majorEastAsia" w:eastAsiaTheme="majorEastAsia" w:hAnsiTheme="majorEastAsia" w:hint="eastAsia"/>
                <w:szCs w:val="21"/>
              </w:rPr>
              <w:t>はメンテ（</w:t>
            </w:r>
            <w:r w:rsidRPr="00103BAB">
              <w:rPr>
                <w:rFonts w:asciiTheme="majorEastAsia" w:eastAsiaTheme="majorEastAsia" w:hAnsiTheme="majorEastAsia" w:cs="Consolas" w:hint="eastAsia"/>
                <w:color w:val="222222"/>
                <w:szCs w:val="21"/>
                <w:shd w:val="clear" w:color="auto" w:fill="FFFFFF"/>
              </w:rPr>
              <w:t>その他設定</w:t>
            </w:r>
            <w:r w:rsidRPr="00103BAB">
              <w:rPr>
                <w:rFonts w:asciiTheme="majorEastAsia" w:eastAsiaTheme="majorEastAsia" w:hAnsiTheme="majorEastAsia" w:hint="eastAsia"/>
                <w:szCs w:val="21"/>
              </w:rPr>
              <w:t>）の顧客対応「</w:t>
            </w:r>
            <w:r w:rsidRPr="00103BAB">
              <w:rPr>
                <w:rFonts w:asciiTheme="majorEastAsia" w:eastAsiaTheme="majorEastAsia" w:hAnsiTheme="majorEastAsia" w:hint="eastAsia"/>
                <w:noProof/>
              </w:rPr>
              <w:t>本文</w:t>
            </w:r>
            <w:r w:rsidRPr="00103BAB">
              <w:rPr>
                <w:rFonts w:asciiTheme="majorEastAsia" w:eastAsiaTheme="majorEastAsia" w:hAnsiTheme="majorEastAsia" w:hint="eastAsia"/>
                <w:szCs w:val="21"/>
              </w:rPr>
              <w:t>」</w:t>
            </w:r>
            <w:r w:rsidRPr="00103BAB">
              <w:rPr>
                <w:rFonts w:asciiTheme="majorEastAsia" w:eastAsiaTheme="majorEastAsia" w:hAnsiTheme="majorEastAsia" w:hint="eastAsia"/>
                <w:lang w:val="vi-VN"/>
              </w:rPr>
              <w:t>を表示する</w:t>
            </w:r>
          </w:p>
        </w:tc>
      </w:tr>
      <w:tr w:rsidR="0001046D" w:rsidRPr="00103BAB" w:rsidTr="0001046D">
        <w:tc>
          <w:tcPr>
            <w:tcW w:w="264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フッター</w:t>
            </w:r>
          </w:p>
        </w:tc>
        <w:tc>
          <w:tcPr>
            <w:tcW w:w="1196"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p>
        </w:tc>
        <w:tc>
          <w:tcPr>
            <w:tcW w:w="2375" w:type="dxa"/>
          </w:tcPr>
          <w:p w:rsidR="0001046D" w:rsidRPr="00103BAB" w:rsidRDefault="00CA466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新規場合、</w:t>
            </w:r>
            <w:r w:rsidRPr="00103BAB">
              <w:rPr>
                <w:rFonts w:asciiTheme="majorEastAsia" w:eastAsiaTheme="majorEastAsia" w:hAnsiTheme="majorEastAsia" w:hint="eastAsia"/>
                <w:szCs w:val="21"/>
              </w:rPr>
              <w:t>はメンテ（</w:t>
            </w:r>
            <w:r w:rsidRPr="00103BAB">
              <w:rPr>
                <w:rFonts w:asciiTheme="majorEastAsia" w:eastAsiaTheme="majorEastAsia" w:hAnsiTheme="majorEastAsia" w:cs="Consolas" w:hint="eastAsia"/>
                <w:color w:val="222222"/>
                <w:szCs w:val="21"/>
                <w:shd w:val="clear" w:color="auto" w:fill="FFFFFF"/>
              </w:rPr>
              <w:t>その他設定</w:t>
            </w:r>
            <w:r w:rsidRPr="00103BAB">
              <w:rPr>
                <w:rFonts w:asciiTheme="majorEastAsia" w:eastAsiaTheme="majorEastAsia" w:hAnsiTheme="majorEastAsia" w:hint="eastAsia"/>
                <w:szCs w:val="21"/>
              </w:rPr>
              <w:t>）の顧客対応「</w:t>
            </w:r>
            <w:r w:rsidRPr="00103BAB">
              <w:rPr>
                <w:rFonts w:asciiTheme="majorEastAsia" w:eastAsiaTheme="majorEastAsia" w:hAnsiTheme="majorEastAsia" w:hint="eastAsia"/>
                <w:noProof/>
              </w:rPr>
              <w:t>フッター</w:t>
            </w:r>
            <w:r w:rsidRPr="00103BAB">
              <w:rPr>
                <w:rFonts w:asciiTheme="majorEastAsia" w:eastAsiaTheme="majorEastAsia" w:hAnsiTheme="majorEastAsia" w:hint="eastAsia"/>
                <w:szCs w:val="21"/>
              </w:rPr>
              <w:t>」</w:t>
            </w:r>
            <w:r w:rsidRPr="00103BAB">
              <w:rPr>
                <w:rFonts w:asciiTheme="majorEastAsia" w:eastAsiaTheme="majorEastAsia" w:hAnsiTheme="majorEastAsia" w:hint="eastAsia"/>
                <w:lang w:val="vi-VN"/>
              </w:rPr>
              <w:t>を表示する</w:t>
            </w: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hint="eastAsia"/>
                <w:noProof/>
              </w:rPr>
              <w:t>ファイルアップロード</w:t>
            </w:r>
          </w:p>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28BC02DC" wp14:editId="4FC6889D">
                  <wp:extent cx="1054100" cy="1301750"/>
                  <wp:effectExtent l="0" t="0" r="0" b="0"/>
                  <wp:docPr id="329" name="図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054100" cy="13017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lastRenderedPageBreak/>
              <w:t>添付ファイル</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枠内をクリックしたら、ファイルアップロードがローカルから選択できるオバレーイを表示する</w:t>
            </w:r>
          </w:p>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エクスプローラーからフ</w:t>
            </w:r>
            <w:r w:rsidRPr="00103BAB">
              <w:rPr>
                <w:rFonts w:asciiTheme="majorEastAsia" w:eastAsiaTheme="majorEastAsia" w:hAnsiTheme="majorEastAsia" w:hint="eastAsia"/>
                <w:lang w:val="vi-VN"/>
              </w:rPr>
              <w:lastRenderedPageBreak/>
              <w:t>ァイルが枠内にドロップすることもできる</w:t>
            </w:r>
          </w:p>
        </w:tc>
        <w:tc>
          <w:tcPr>
            <w:tcW w:w="2375" w:type="dxa"/>
          </w:tcPr>
          <w:p w:rsidR="00CA4668" w:rsidRPr="00103BAB" w:rsidRDefault="00CA4668" w:rsidP="00CE755D">
            <w:pPr>
              <w:rPr>
                <w:rFonts w:asciiTheme="majorEastAsia" w:eastAsiaTheme="majorEastAsia" w:hAnsiTheme="majorEastAsia"/>
                <w:lang w:val="vi-VN"/>
              </w:rPr>
            </w:pPr>
          </w:p>
          <w:p w:rsidR="0001046D" w:rsidRPr="00103BAB" w:rsidRDefault="0001046D" w:rsidP="00CA4668">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0E73CEF2" wp14:editId="0BD6E093">
                  <wp:extent cx="609600" cy="222250"/>
                  <wp:effectExtent l="0" t="0" r="0" b="6350"/>
                  <wp:docPr id="336" name="図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609600" cy="2222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現在、登録している「</w:t>
            </w:r>
            <w:r w:rsidRPr="00103BAB">
              <w:rPr>
                <w:rFonts w:asciiTheme="majorEastAsia" w:eastAsiaTheme="majorEastAsia" w:hAnsiTheme="majorEastAsia"/>
                <w:bCs/>
                <w:color w:val="353536"/>
                <w:shd w:val="clear" w:color="auto" w:fill="FFFFFF"/>
              </w:rPr>
              <w:t>顧客へメール対応</w:t>
            </w:r>
            <w:r w:rsidRPr="00103BAB">
              <w:rPr>
                <w:rFonts w:asciiTheme="majorEastAsia" w:eastAsiaTheme="majorEastAsia" w:hAnsiTheme="majorEastAsia" w:hint="eastAsia"/>
                <w:lang w:val="vi-VN"/>
              </w:rPr>
              <w:t>」情報を登録し、「対応履歴」に追加する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D7225E4" wp14:editId="2F248867">
                  <wp:extent cx="596900" cy="228600"/>
                  <wp:effectExtent l="0" t="0" r="0" b="0"/>
                  <wp:docPr id="337" name="図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6900" cy="22860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現在、登録している「</w:t>
            </w:r>
            <w:r w:rsidRPr="00103BAB">
              <w:rPr>
                <w:rFonts w:asciiTheme="majorEastAsia" w:eastAsiaTheme="majorEastAsia" w:hAnsiTheme="majorEastAsia"/>
                <w:bCs/>
                <w:color w:val="353536"/>
                <w:shd w:val="clear" w:color="auto" w:fill="FFFFFF"/>
              </w:rPr>
              <w:t>顧客へメール対応</w:t>
            </w:r>
            <w:r w:rsidRPr="00103BAB">
              <w:rPr>
                <w:rFonts w:asciiTheme="majorEastAsia" w:eastAsiaTheme="majorEastAsia" w:hAnsiTheme="majorEastAsia" w:hint="eastAsia"/>
                <w:lang w:val="vi-VN"/>
              </w:rPr>
              <w:t>」情報をメールを送信し、「対応履歴」に追加する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7919277" wp14:editId="16AC97CE">
                  <wp:extent cx="615950" cy="241300"/>
                  <wp:effectExtent l="0" t="0" r="0" b="6350"/>
                  <wp:docPr id="339" name="図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615950" cy="24130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現在、登録している「</w:t>
            </w:r>
            <w:r w:rsidRPr="00103BAB">
              <w:rPr>
                <w:rFonts w:asciiTheme="majorEastAsia" w:eastAsiaTheme="majorEastAsia" w:hAnsiTheme="majorEastAsia"/>
                <w:bCs/>
                <w:color w:val="353536"/>
                <w:shd w:val="clear" w:color="auto" w:fill="FFFFFF"/>
              </w:rPr>
              <w:t>顧客へメール対応</w:t>
            </w:r>
            <w:r w:rsidRPr="00103BAB">
              <w:rPr>
                <w:rFonts w:asciiTheme="majorEastAsia" w:eastAsiaTheme="majorEastAsia" w:hAnsiTheme="majorEastAsia" w:hint="eastAsia"/>
                <w:lang w:val="vi-VN"/>
              </w:rPr>
              <w:t>」情報が削除される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764872A1" wp14:editId="54627E8D">
                  <wp:extent cx="609600" cy="228600"/>
                  <wp:effectExtent l="0" t="0" r="0" b="0"/>
                  <wp:docPr id="330" name="図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609600" cy="22860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クリックしたら、以下のようなオバレーイを表示する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19DCEFF" wp14:editId="7E1AFC6D">
                  <wp:extent cx="1542352" cy="673100"/>
                  <wp:effectExtent l="0" t="0" r="1270" b="0"/>
                  <wp:docPr id="331" name="図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542004" cy="672948"/>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オバレーイ</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p>
        </w:tc>
        <w:tc>
          <w:tcPr>
            <w:tcW w:w="2375"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「例文」オバレーイに参照</w:t>
            </w: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C52E219" wp14:editId="42B8C6B4">
                  <wp:extent cx="603250" cy="234950"/>
                  <wp:effectExtent l="0" t="0" r="6350" b="0"/>
                  <wp:docPr id="333" name="図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603250" cy="2349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「申出内容」にて選択された文字列をコピーし、「本文」欄に追加する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5ABB757" wp14:editId="67A5572D">
                  <wp:extent cx="838200" cy="260350"/>
                  <wp:effectExtent l="0" t="0" r="0" b="6350"/>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838200" cy="2603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ドロップボタン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クリックしたら、リストをドロップダウンし表示する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D0E39A1" wp14:editId="35C5BEFD">
                  <wp:extent cx="1542749" cy="1314450"/>
                  <wp:effectExtent l="0" t="0" r="635" b="0"/>
                  <wp:docPr id="335" name="図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542749" cy="13144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選択した「署名」の内容を取得し、「本文」欄に追加する</w:t>
            </w:r>
          </w:p>
        </w:tc>
        <w:tc>
          <w:tcPr>
            <w:tcW w:w="2375" w:type="dxa"/>
          </w:tcPr>
          <w:p w:rsidR="0001046D" w:rsidRPr="00103BAB" w:rsidRDefault="0001046D" w:rsidP="00783933">
            <w:pPr>
              <w:rPr>
                <w:rFonts w:asciiTheme="majorEastAsia" w:eastAsiaTheme="majorEastAsia" w:hAnsiTheme="majorEastAsia"/>
                <w:lang w:val="vi-VN"/>
              </w:rPr>
            </w:pPr>
            <w:r w:rsidRPr="00103BAB">
              <w:rPr>
                <w:rFonts w:asciiTheme="majorEastAsia" w:eastAsiaTheme="majorEastAsia" w:hAnsiTheme="majorEastAsia" w:hint="eastAsia"/>
              </w:rPr>
              <w:t>「署名」リスト内容はメンテ（</w:t>
            </w:r>
            <w:r w:rsidRPr="00103BAB">
              <w:rPr>
                <w:rFonts w:asciiTheme="majorEastAsia" w:eastAsiaTheme="majorEastAsia" w:hAnsiTheme="majorEastAsia" w:cs="Consolas" w:hint="eastAsia"/>
                <w:color w:val="222222"/>
                <w:sz w:val="18"/>
                <w:szCs w:val="18"/>
                <w:shd w:val="clear" w:color="auto" w:fill="FFFFFF"/>
              </w:rPr>
              <w:t>その他設定</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署名</w:t>
            </w:r>
            <w:r w:rsidRPr="00103BAB">
              <w:rPr>
                <w:rFonts w:asciiTheme="majorEastAsia" w:eastAsiaTheme="majorEastAsia" w:hAnsiTheme="majorEastAsia" w:hint="eastAsia"/>
              </w:rPr>
              <w:t>」リストとする</w:t>
            </w:r>
          </w:p>
        </w:tc>
      </w:tr>
      <w:tr w:rsidR="0001046D" w:rsidRPr="00103BAB" w:rsidTr="0001046D">
        <w:tc>
          <w:tcPr>
            <w:tcW w:w="2646" w:type="dxa"/>
          </w:tcPr>
          <w:p w:rsidR="0001046D" w:rsidRPr="00103BAB" w:rsidRDefault="000E7161" w:rsidP="00626C01">
            <w:pPr>
              <w:rPr>
                <w:rFonts w:asciiTheme="majorEastAsia" w:eastAsiaTheme="majorEastAsia" w:hAnsiTheme="majorEastAsia"/>
                <w:noProof/>
              </w:rPr>
            </w:pPr>
            <w:r w:rsidRPr="00103BAB">
              <w:rPr>
                <w:rFonts w:asciiTheme="majorEastAsia" w:eastAsiaTheme="majorEastAsia" w:hAnsiTheme="majorEastAsia" w:hint="eastAsia"/>
                <w:lang w:val="vi-VN"/>
              </w:rPr>
              <w:t>顧客名</w:t>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ラベル</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顧客名前があった場合ここに表示する</w:t>
            </w:r>
          </w:p>
        </w:tc>
        <w:tc>
          <w:tcPr>
            <w:tcW w:w="2375" w:type="dxa"/>
          </w:tcPr>
          <w:p w:rsidR="0001046D" w:rsidRPr="00103BAB" w:rsidRDefault="00B1502D" w:rsidP="00783933">
            <w:pPr>
              <w:rPr>
                <w:rFonts w:asciiTheme="majorEastAsia" w:eastAsiaTheme="majorEastAsia" w:hAnsiTheme="majorEastAsia"/>
              </w:rPr>
            </w:pPr>
            <w:r w:rsidRPr="00103BAB">
              <w:rPr>
                <w:rFonts w:asciiTheme="majorEastAsia" w:eastAsiaTheme="majorEastAsia" w:hAnsiTheme="majorEastAsia" w:hint="eastAsia"/>
              </w:rPr>
              <w:t>「お名前」→「</w:t>
            </w:r>
            <w:r w:rsidRPr="00103BAB">
              <w:rPr>
                <w:rFonts w:asciiTheme="majorEastAsia" w:eastAsiaTheme="majorEastAsia" w:hAnsiTheme="majorEastAsia" w:hint="eastAsia"/>
                <w:lang w:val="vi-VN"/>
              </w:rPr>
              <w:t>顧客名</w:t>
            </w:r>
            <w:r w:rsidRPr="00103BAB">
              <w:rPr>
                <w:rFonts w:asciiTheme="majorEastAsia" w:eastAsiaTheme="majorEastAsia" w:hAnsiTheme="majorEastAsia" w:hint="eastAsia"/>
              </w:rPr>
              <w:t>」</w:t>
            </w:r>
            <w:r w:rsidR="0033362A" w:rsidRPr="00103BAB">
              <w:rPr>
                <w:rFonts w:asciiTheme="majorEastAsia" w:eastAsiaTheme="majorEastAsia" w:hAnsiTheme="majorEastAsia" w:hint="eastAsia"/>
              </w:rPr>
              <w:t>に変更</w:t>
            </w: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hint="eastAsia"/>
                <w:noProof/>
              </w:rPr>
              <w:t>商品名</w:t>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ラベル</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商品名があった場合ここに表示する</w:t>
            </w:r>
          </w:p>
        </w:tc>
        <w:tc>
          <w:tcPr>
            <w:tcW w:w="2375" w:type="dxa"/>
          </w:tcPr>
          <w:p w:rsidR="0001046D" w:rsidRPr="00103BAB" w:rsidRDefault="0001046D" w:rsidP="00783933">
            <w:pPr>
              <w:rPr>
                <w:rFonts w:asciiTheme="majorEastAsia" w:eastAsiaTheme="majorEastAsia" w:hAnsiTheme="majorEastAsia"/>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hint="eastAsia"/>
                <w:noProof/>
              </w:rPr>
              <w:lastRenderedPageBreak/>
              <w:t>申出内容</w:t>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ラベル</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申出内容があった場合ここに表示する</w:t>
            </w:r>
          </w:p>
        </w:tc>
        <w:tc>
          <w:tcPr>
            <w:tcW w:w="2375" w:type="dxa"/>
          </w:tcPr>
          <w:p w:rsidR="0001046D" w:rsidRPr="00103BAB" w:rsidRDefault="0001046D" w:rsidP="00783933">
            <w:pPr>
              <w:rPr>
                <w:rFonts w:asciiTheme="majorEastAsia" w:eastAsiaTheme="majorEastAsia" w:hAnsiTheme="majorEastAsia"/>
              </w:rPr>
            </w:pPr>
          </w:p>
        </w:tc>
      </w:tr>
    </w:tbl>
    <w:p w:rsidR="005F452D" w:rsidRPr="00103BAB" w:rsidRDefault="005F452D">
      <w:pPr>
        <w:rPr>
          <w:rFonts w:asciiTheme="majorEastAsia" w:eastAsiaTheme="majorEastAsia" w:hAnsiTheme="majorEastAsia"/>
          <w:lang w:val="vi-VN"/>
        </w:rPr>
      </w:pPr>
    </w:p>
    <w:p w:rsidR="003C6BF7" w:rsidRPr="00103BAB" w:rsidRDefault="00D62DBB" w:rsidP="008063E9">
      <w:pPr>
        <w:pStyle w:val="1"/>
        <w:numPr>
          <w:ilvl w:val="0"/>
          <w:numId w:val="11"/>
        </w:numPr>
        <w:rPr>
          <w:rFonts w:asciiTheme="majorEastAsia" w:hAnsiTheme="majorEastAsia"/>
          <w:noProof/>
        </w:rPr>
      </w:pPr>
      <w:bookmarkStart w:id="92" w:name="_Toc483178718"/>
      <w:r w:rsidRPr="00103BAB">
        <w:rPr>
          <w:rFonts w:asciiTheme="majorEastAsia" w:hAnsiTheme="majorEastAsia"/>
          <w:noProof/>
        </w:rPr>
        <w:drawing>
          <wp:anchor distT="0" distB="0" distL="114300" distR="114300" simplePos="0" relativeHeight="251821056" behindDoc="0" locked="0" layoutInCell="1" allowOverlap="1" wp14:anchorId="7E3CC028" wp14:editId="7BA4ACF9">
            <wp:simplePos x="0" y="0"/>
            <wp:positionH relativeFrom="column">
              <wp:posOffset>489585</wp:posOffset>
            </wp:positionH>
            <wp:positionV relativeFrom="paragraph">
              <wp:posOffset>255905</wp:posOffset>
            </wp:positionV>
            <wp:extent cx="5612130" cy="2456180"/>
            <wp:effectExtent l="0" t="0" r="7620" b="127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5612130" cy="2456180"/>
                    </a:xfrm>
                    <a:prstGeom prst="rect">
                      <a:avLst/>
                    </a:prstGeom>
                  </pic:spPr>
                </pic:pic>
              </a:graphicData>
            </a:graphic>
            <wp14:sizeRelH relativeFrom="page">
              <wp14:pctWidth>0</wp14:pctWidth>
            </wp14:sizeRelH>
            <wp14:sizeRelV relativeFrom="page">
              <wp14:pctHeight>0</wp14:pctHeight>
            </wp14:sizeRelV>
          </wp:anchor>
        </w:drawing>
      </w:r>
      <w:r w:rsidR="003C6BF7" w:rsidRPr="00103BAB">
        <w:rPr>
          <w:rFonts w:asciiTheme="majorEastAsia" w:hAnsiTheme="majorEastAsia" w:hint="eastAsia"/>
          <w:lang w:val="vi-VN"/>
        </w:rPr>
        <w:t>例文 オバレーイ（詳細）</w:t>
      </w:r>
      <w:bookmarkEnd w:id="92"/>
    </w:p>
    <w:p w:rsidR="00D62DBB" w:rsidRPr="00103BAB" w:rsidRDefault="00D62DBB" w:rsidP="00D62DBB">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D225EF" w:rsidRPr="00103BAB" w:rsidTr="00CE755D">
        <w:tc>
          <w:tcPr>
            <w:tcW w:w="10847" w:type="dxa"/>
            <w:gridSpan w:val="6"/>
          </w:tcPr>
          <w:p w:rsidR="00D225EF" w:rsidRPr="00103BAB" w:rsidRDefault="00D225EF" w:rsidP="00CE755D">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例文 オバレーイ（詳細）</w:t>
            </w:r>
          </w:p>
        </w:tc>
      </w:tr>
      <w:tr w:rsidR="00D225EF" w:rsidRPr="00103BAB" w:rsidTr="00CE755D">
        <w:tc>
          <w:tcPr>
            <w:tcW w:w="2417" w:type="dxa"/>
            <w:shd w:val="clear" w:color="auto" w:fill="92D050"/>
          </w:tcPr>
          <w:p w:rsidR="00D225EF" w:rsidRPr="00103BAB" w:rsidRDefault="00D225EF"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D225EF" w:rsidRPr="00103BAB" w:rsidRDefault="00D225EF"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D225EF" w:rsidRPr="00103BAB" w:rsidRDefault="00D225EF"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D62DBB" w:rsidRPr="00103BAB" w:rsidTr="00CE755D">
        <w:tc>
          <w:tcPr>
            <w:tcW w:w="2417" w:type="dxa"/>
          </w:tcPr>
          <w:p w:rsidR="00D62DBB" w:rsidRPr="00103BAB" w:rsidRDefault="00D62DBB" w:rsidP="00CE755D">
            <w:pPr>
              <w:rPr>
                <w:rFonts w:asciiTheme="majorEastAsia" w:eastAsiaTheme="majorEastAsia" w:hAnsiTheme="majorEastAsia"/>
                <w:noProof/>
              </w:rPr>
            </w:pPr>
            <w:r w:rsidRPr="00103BAB">
              <w:rPr>
                <w:rFonts w:asciiTheme="majorEastAsia" w:eastAsiaTheme="majorEastAsia" w:hAnsiTheme="majorEastAsia" w:hint="eastAsia"/>
                <w:lang w:val="vi-VN"/>
              </w:rPr>
              <w:t>例文（大）分類</w:t>
            </w:r>
          </w:p>
        </w:tc>
        <w:tc>
          <w:tcPr>
            <w:tcW w:w="1232"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62DBB" w:rsidRPr="00103BAB" w:rsidRDefault="00D62DBB" w:rsidP="00CE755D">
            <w:pPr>
              <w:jc w:val="center"/>
              <w:rPr>
                <w:rFonts w:asciiTheme="majorEastAsia" w:eastAsiaTheme="majorEastAsia" w:hAnsiTheme="majorEastAsia"/>
              </w:rPr>
            </w:pPr>
          </w:p>
        </w:tc>
        <w:tc>
          <w:tcPr>
            <w:tcW w:w="1009" w:type="dxa"/>
          </w:tcPr>
          <w:p w:rsidR="00D62DBB" w:rsidRPr="00103BAB" w:rsidRDefault="00D62DBB" w:rsidP="00CE755D">
            <w:pPr>
              <w:jc w:val="center"/>
              <w:rPr>
                <w:rFonts w:asciiTheme="majorEastAsia" w:eastAsiaTheme="majorEastAsia" w:hAnsiTheme="majorEastAsia"/>
                <w:color w:val="FF0000"/>
              </w:rPr>
            </w:pPr>
          </w:p>
        </w:tc>
        <w:tc>
          <w:tcPr>
            <w:tcW w:w="2681"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クリックしたら、クリックした「例文（大）分類」に所属する「例文（中）分類」リストを取得し、以下の「例文（中）分類」に反映する</w:t>
            </w:r>
          </w:p>
        </w:tc>
        <w:tc>
          <w:tcPr>
            <w:tcW w:w="2455"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例文分類</w:t>
            </w:r>
            <w:r w:rsidRPr="00103BAB">
              <w:rPr>
                <w:rFonts w:asciiTheme="majorEastAsia" w:eastAsiaTheme="majorEastAsia" w:hAnsiTheme="majorEastAsia" w:hint="eastAsia"/>
              </w:rPr>
              <w:t>」1段階一覧とする</w:t>
            </w:r>
          </w:p>
        </w:tc>
      </w:tr>
      <w:tr w:rsidR="00D62DBB" w:rsidRPr="00103BAB" w:rsidTr="00CE755D">
        <w:tc>
          <w:tcPr>
            <w:tcW w:w="2417"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例文（中）分類</w:t>
            </w:r>
          </w:p>
        </w:tc>
        <w:tc>
          <w:tcPr>
            <w:tcW w:w="1232"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62DBB" w:rsidRPr="00103BAB" w:rsidRDefault="00D62DBB" w:rsidP="00CE755D">
            <w:pPr>
              <w:jc w:val="center"/>
              <w:rPr>
                <w:rFonts w:asciiTheme="majorEastAsia" w:eastAsiaTheme="majorEastAsia" w:hAnsiTheme="majorEastAsia"/>
              </w:rPr>
            </w:pPr>
          </w:p>
        </w:tc>
        <w:tc>
          <w:tcPr>
            <w:tcW w:w="1009" w:type="dxa"/>
          </w:tcPr>
          <w:p w:rsidR="00D62DBB" w:rsidRPr="00103BAB" w:rsidRDefault="00D62DBB" w:rsidP="00CE755D">
            <w:pPr>
              <w:jc w:val="center"/>
              <w:rPr>
                <w:rFonts w:asciiTheme="majorEastAsia" w:eastAsiaTheme="majorEastAsia" w:hAnsiTheme="majorEastAsia"/>
                <w:color w:val="FF0000"/>
              </w:rPr>
            </w:pPr>
          </w:p>
        </w:tc>
        <w:tc>
          <w:tcPr>
            <w:tcW w:w="2681"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クリックしたら、クリックした「例文（中）分類」に所属する「例文（小）分類」リストを取得し、以下の「例文（小）分類」に反映する</w:t>
            </w:r>
          </w:p>
        </w:tc>
        <w:tc>
          <w:tcPr>
            <w:tcW w:w="2455"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例文分類</w:t>
            </w:r>
            <w:r w:rsidRPr="00103BAB">
              <w:rPr>
                <w:rFonts w:asciiTheme="majorEastAsia" w:eastAsiaTheme="majorEastAsia" w:hAnsiTheme="majorEastAsia" w:hint="eastAsia"/>
              </w:rPr>
              <w:t>」２段階一覧とする</w:t>
            </w:r>
          </w:p>
        </w:tc>
      </w:tr>
      <w:tr w:rsidR="00D62DBB" w:rsidRPr="00103BAB" w:rsidTr="00CE755D">
        <w:tc>
          <w:tcPr>
            <w:tcW w:w="2417"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例文（小）分類</w:t>
            </w:r>
          </w:p>
        </w:tc>
        <w:tc>
          <w:tcPr>
            <w:tcW w:w="1232"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62DBB" w:rsidRPr="00103BAB" w:rsidRDefault="00D62DBB" w:rsidP="00CE755D">
            <w:pPr>
              <w:jc w:val="center"/>
              <w:rPr>
                <w:rFonts w:asciiTheme="majorEastAsia" w:eastAsiaTheme="majorEastAsia" w:hAnsiTheme="majorEastAsia"/>
              </w:rPr>
            </w:pPr>
          </w:p>
        </w:tc>
        <w:tc>
          <w:tcPr>
            <w:tcW w:w="1009" w:type="dxa"/>
          </w:tcPr>
          <w:p w:rsidR="00D62DBB" w:rsidRPr="00103BAB" w:rsidRDefault="00D62DBB" w:rsidP="00CE755D">
            <w:pPr>
              <w:jc w:val="center"/>
              <w:rPr>
                <w:rFonts w:asciiTheme="majorEastAsia" w:eastAsiaTheme="majorEastAsia" w:hAnsiTheme="majorEastAsia"/>
                <w:color w:val="FF0000"/>
              </w:rPr>
            </w:pPr>
          </w:p>
        </w:tc>
        <w:tc>
          <w:tcPr>
            <w:tcW w:w="2681" w:type="dxa"/>
          </w:tcPr>
          <w:p w:rsidR="00D62DBB" w:rsidRPr="00103BAB" w:rsidRDefault="00D62DBB" w:rsidP="00CE755D">
            <w:pPr>
              <w:rPr>
                <w:rFonts w:asciiTheme="majorEastAsia" w:eastAsiaTheme="majorEastAsia" w:hAnsiTheme="majorEastAsia"/>
                <w:lang w:val="vi-VN"/>
              </w:rPr>
            </w:pP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したら、</w:t>
            </w: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クリックした「例文（小）分類」の内容を取得し、</w:t>
            </w:r>
            <w:r w:rsidRPr="00103BAB">
              <w:rPr>
                <w:rFonts w:asciiTheme="majorEastAsia" w:eastAsiaTheme="majorEastAsia" w:hAnsiTheme="majorEastAsia"/>
                <w:bCs/>
                <w:color w:val="353536"/>
                <w:shd w:val="clear" w:color="auto" w:fill="FFFFFF"/>
              </w:rPr>
              <w:t>顧客へメール対応</w:t>
            </w:r>
            <w:r w:rsidRPr="00103BAB">
              <w:rPr>
                <w:rFonts w:asciiTheme="majorEastAsia" w:eastAsiaTheme="majorEastAsia" w:hAnsiTheme="majorEastAsia" w:hint="eastAsia"/>
                <w:lang w:val="vi-VN"/>
              </w:rPr>
              <w:t>の「本文」項目に追加する</w:t>
            </w:r>
          </w:p>
        </w:tc>
        <w:tc>
          <w:tcPr>
            <w:tcW w:w="2455"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例文分類</w:t>
            </w:r>
            <w:r w:rsidRPr="00103BAB">
              <w:rPr>
                <w:rFonts w:asciiTheme="majorEastAsia" w:eastAsiaTheme="majorEastAsia" w:hAnsiTheme="majorEastAsia" w:hint="eastAsia"/>
              </w:rPr>
              <w:t>」３段階一覧とする</w:t>
            </w:r>
          </w:p>
        </w:tc>
      </w:tr>
    </w:tbl>
    <w:p w:rsidR="005F452D" w:rsidRPr="00103BAB" w:rsidRDefault="005F452D">
      <w:pPr>
        <w:rPr>
          <w:rFonts w:asciiTheme="majorEastAsia" w:eastAsiaTheme="majorEastAsia" w:hAnsiTheme="majorEastAsia"/>
          <w:lang w:val="vi-VN"/>
        </w:rPr>
      </w:pPr>
    </w:p>
    <w:p w:rsidR="00083A82" w:rsidRPr="00103BAB" w:rsidRDefault="00D225EF" w:rsidP="007A3848">
      <w:pPr>
        <w:pStyle w:val="1"/>
        <w:numPr>
          <w:ilvl w:val="0"/>
          <w:numId w:val="11"/>
        </w:numPr>
        <w:rPr>
          <w:rFonts w:asciiTheme="majorEastAsia" w:hAnsiTheme="majorEastAsia"/>
          <w:noProof/>
        </w:rPr>
      </w:pPr>
      <w:bookmarkStart w:id="93" w:name="_Toc483178719"/>
      <w:r w:rsidRPr="00103BAB">
        <w:rPr>
          <w:rFonts w:asciiTheme="majorEastAsia" w:hAnsiTheme="majorEastAsia"/>
          <w:noProof/>
        </w:rPr>
        <w:lastRenderedPageBreak/>
        <w:drawing>
          <wp:anchor distT="0" distB="0" distL="114300" distR="114300" simplePos="0" relativeHeight="251820032" behindDoc="0" locked="0" layoutInCell="1" allowOverlap="1" wp14:anchorId="778CC29E" wp14:editId="6E131278">
            <wp:simplePos x="0" y="0"/>
            <wp:positionH relativeFrom="column">
              <wp:posOffset>527685</wp:posOffset>
            </wp:positionH>
            <wp:positionV relativeFrom="paragraph">
              <wp:posOffset>294005</wp:posOffset>
            </wp:positionV>
            <wp:extent cx="5612130" cy="4445635"/>
            <wp:effectExtent l="0" t="0" r="7620" b="0"/>
            <wp:wrapTopAndBottom/>
            <wp:docPr id="340" name="図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extLst>
                        <a:ext uri="{28A0092B-C50C-407E-A947-70E740481C1C}">
                          <a14:useLocalDpi xmlns:a14="http://schemas.microsoft.com/office/drawing/2010/main" val="0"/>
                        </a:ext>
                      </a:extLst>
                    </a:blip>
                    <a:stretch>
                      <a:fillRect/>
                    </a:stretch>
                  </pic:blipFill>
                  <pic:spPr>
                    <a:xfrm>
                      <a:off x="0" y="0"/>
                      <a:ext cx="5612130" cy="4445635"/>
                    </a:xfrm>
                    <a:prstGeom prst="rect">
                      <a:avLst/>
                    </a:prstGeom>
                  </pic:spPr>
                </pic:pic>
              </a:graphicData>
            </a:graphic>
            <wp14:sizeRelH relativeFrom="page">
              <wp14:pctWidth>0</wp14:pctWidth>
            </wp14:sizeRelH>
            <wp14:sizeRelV relativeFrom="page">
              <wp14:pctHeight>0</wp14:pctHeight>
            </wp14:sizeRelV>
          </wp:anchor>
        </w:drawing>
      </w:r>
      <w:r w:rsidR="00ED37D6" w:rsidRPr="00103BAB">
        <w:rPr>
          <w:rFonts w:asciiTheme="majorEastAsia" w:hAnsiTheme="majorEastAsia" w:hint="eastAsia"/>
          <w:lang w:val="vi-VN"/>
        </w:rPr>
        <w:t>コメント</w:t>
      </w:r>
      <w:r w:rsidR="00083A82" w:rsidRPr="00103BAB">
        <w:rPr>
          <w:rFonts w:asciiTheme="majorEastAsia" w:hAnsiTheme="majorEastAsia" w:hint="eastAsia"/>
          <w:lang w:val="vi-VN"/>
        </w:rPr>
        <w:t xml:space="preserve"> オバレーイ（詳細）</w:t>
      </w:r>
      <w:bookmarkEnd w:id="93"/>
    </w:p>
    <w:p w:rsidR="000E33B4" w:rsidRPr="00103BAB" w:rsidRDefault="000E33B4" w:rsidP="000E33B4">
      <w:pPr>
        <w:rPr>
          <w:rFonts w:asciiTheme="majorEastAsia" w:eastAsiaTheme="majorEastAsia" w:hAnsiTheme="majorEastAsia"/>
          <w:noProof/>
        </w:rPr>
      </w:pPr>
    </w:p>
    <w:tbl>
      <w:tblPr>
        <w:tblStyle w:val="a7"/>
        <w:tblW w:w="0" w:type="auto"/>
        <w:tblLook w:val="04A0" w:firstRow="1" w:lastRow="0" w:firstColumn="1" w:lastColumn="0" w:noHBand="0" w:noVBand="1"/>
      </w:tblPr>
      <w:tblGrid>
        <w:gridCol w:w="2519"/>
        <w:gridCol w:w="1216"/>
        <w:gridCol w:w="1056"/>
        <w:gridCol w:w="998"/>
        <w:gridCol w:w="2642"/>
        <w:gridCol w:w="2416"/>
      </w:tblGrid>
      <w:tr w:rsidR="00ED37D6" w:rsidRPr="00103BAB" w:rsidTr="00CE755D">
        <w:tc>
          <w:tcPr>
            <w:tcW w:w="10847" w:type="dxa"/>
            <w:gridSpan w:val="6"/>
          </w:tcPr>
          <w:p w:rsidR="00ED37D6" w:rsidRPr="00103BAB" w:rsidRDefault="00ED37D6" w:rsidP="00CE755D">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コメント オバレーイ（詳細）</w:t>
            </w:r>
          </w:p>
        </w:tc>
      </w:tr>
      <w:tr w:rsidR="00ED37D6" w:rsidRPr="00103BAB" w:rsidTr="00080F35">
        <w:tc>
          <w:tcPr>
            <w:tcW w:w="2519" w:type="dxa"/>
            <w:shd w:val="clear" w:color="auto" w:fill="92D050"/>
          </w:tcPr>
          <w:p w:rsidR="00ED37D6" w:rsidRPr="00103BAB" w:rsidRDefault="00ED37D6"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16" w:type="dxa"/>
            <w:shd w:val="clear" w:color="auto" w:fill="92D050"/>
          </w:tcPr>
          <w:p w:rsidR="00ED37D6" w:rsidRPr="00103BAB" w:rsidRDefault="00ED37D6"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ED37D6" w:rsidRPr="00103BAB" w:rsidRDefault="00ED37D6"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98" w:type="dxa"/>
            <w:shd w:val="clear" w:color="auto" w:fill="92D050"/>
          </w:tcPr>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42" w:type="dxa"/>
            <w:shd w:val="clear" w:color="auto" w:fill="92D050"/>
          </w:tcPr>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16" w:type="dxa"/>
            <w:shd w:val="clear" w:color="auto" w:fill="92D050"/>
          </w:tcPr>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ED37D6" w:rsidRPr="00103BAB" w:rsidTr="00080F35">
        <w:tc>
          <w:tcPr>
            <w:tcW w:w="2519" w:type="dxa"/>
          </w:tcPr>
          <w:p w:rsidR="00ED37D6" w:rsidRPr="00103BAB" w:rsidRDefault="00ED37D6"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入力日時</w:t>
            </w:r>
          </w:p>
        </w:tc>
        <w:tc>
          <w:tcPr>
            <w:tcW w:w="1216" w:type="dxa"/>
          </w:tcPr>
          <w:p w:rsidR="00ED37D6" w:rsidRPr="00103BAB" w:rsidRDefault="00ED37D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ED37D6" w:rsidRPr="00103BAB" w:rsidRDefault="00ED37D6" w:rsidP="00CE755D">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DateTime</w:t>
            </w:r>
            <w:proofErr w:type="spellEnd"/>
          </w:p>
        </w:tc>
        <w:tc>
          <w:tcPr>
            <w:tcW w:w="998" w:type="dxa"/>
          </w:tcPr>
          <w:p w:rsidR="00ED37D6" w:rsidRPr="00103BAB" w:rsidRDefault="00ED37D6"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42" w:type="dxa"/>
          </w:tcPr>
          <w:p w:rsidR="00ED37D6" w:rsidRPr="00103BAB" w:rsidRDefault="00ED37D6" w:rsidP="00CE755D">
            <w:pPr>
              <w:rPr>
                <w:rFonts w:asciiTheme="majorEastAsia" w:eastAsiaTheme="majorEastAsia" w:hAnsiTheme="majorEastAsia"/>
                <w:lang w:val="vi-VN"/>
              </w:rPr>
            </w:pPr>
          </w:p>
        </w:tc>
        <w:tc>
          <w:tcPr>
            <w:tcW w:w="2416" w:type="dxa"/>
          </w:tcPr>
          <w:p w:rsidR="00ED37D6" w:rsidRPr="00103BAB" w:rsidRDefault="00ED37D6" w:rsidP="00CE755D">
            <w:pPr>
              <w:rPr>
                <w:rFonts w:asciiTheme="majorEastAsia" w:eastAsiaTheme="majorEastAsia" w:hAnsiTheme="majorEastAsia"/>
                <w:lang w:val="vi-VN"/>
              </w:rPr>
            </w:pPr>
          </w:p>
        </w:tc>
      </w:tr>
      <w:tr w:rsidR="00ED37D6" w:rsidRPr="00103BAB" w:rsidTr="00080F35">
        <w:tc>
          <w:tcPr>
            <w:tcW w:w="2519" w:type="dxa"/>
          </w:tcPr>
          <w:p w:rsidR="00ED37D6" w:rsidRPr="00103BAB" w:rsidRDefault="00ED37D6"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入力者</w:t>
            </w:r>
          </w:p>
        </w:tc>
        <w:tc>
          <w:tcPr>
            <w:tcW w:w="1216" w:type="dxa"/>
          </w:tcPr>
          <w:p w:rsidR="00ED37D6" w:rsidRPr="00103BAB" w:rsidRDefault="00ED37D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1056" w:type="dxa"/>
          </w:tcPr>
          <w:p w:rsidR="00ED37D6" w:rsidRPr="00103BAB" w:rsidRDefault="00ED37D6" w:rsidP="00CE755D">
            <w:pPr>
              <w:jc w:val="center"/>
              <w:rPr>
                <w:rFonts w:asciiTheme="majorEastAsia" w:eastAsiaTheme="majorEastAsia" w:hAnsiTheme="majorEastAsia"/>
              </w:rPr>
            </w:pPr>
          </w:p>
        </w:tc>
        <w:tc>
          <w:tcPr>
            <w:tcW w:w="998" w:type="dxa"/>
          </w:tcPr>
          <w:p w:rsidR="00ED37D6" w:rsidRPr="00103BAB" w:rsidRDefault="00ED37D6" w:rsidP="00CE755D">
            <w:pPr>
              <w:jc w:val="center"/>
              <w:rPr>
                <w:rFonts w:asciiTheme="majorEastAsia" w:eastAsiaTheme="majorEastAsia" w:hAnsiTheme="majorEastAsia"/>
                <w:color w:val="FF0000"/>
              </w:rPr>
            </w:pPr>
          </w:p>
        </w:tc>
        <w:tc>
          <w:tcPr>
            <w:tcW w:w="2642" w:type="dxa"/>
          </w:tcPr>
          <w:p w:rsidR="00ED37D6" w:rsidRPr="00103BAB" w:rsidRDefault="00ED37D6" w:rsidP="00CE755D">
            <w:pPr>
              <w:rPr>
                <w:rFonts w:asciiTheme="majorEastAsia" w:eastAsiaTheme="majorEastAsia" w:hAnsiTheme="majorEastAsia"/>
                <w:lang w:val="vi-VN"/>
              </w:rPr>
            </w:pPr>
          </w:p>
        </w:tc>
        <w:tc>
          <w:tcPr>
            <w:tcW w:w="2416" w:type="dxa"/>
          </w:tcPr>
          <w:p w:rsidR="00ED37D6" w:rsidRPr="00103BAB" w:rsidRDefault="00ED37D6" w:rsidP="00CE755D">
            <w:pPr>
              <w:rPr>
                <w:rFonts w:asciiTheme="majorEastAsia" w:eastAsiaTheme="majorEastAsia" w:hAnsiTheme="majorEastAsia"/>
                <w:lang w:val="vi-VN"/>
              </w:rPr>
            </w:pPr>
          </w:p>
        </w:tc>
      </w:tr>
      <w:tr w:rsidR="00ED37D6" w:rsidRPr="00103BAB" w:rsidTr="00080F35">
        <w:tc>
          <w:tcPr>
            <w:tcW w:w="2519" w:type="dxa"/>
          </w:tcPr>
          <w:p w:rsidR="00ED37D6" w:rsidRPr="00103BAB" w:rsidRDefault="00ED37D6" w:rsidP="00CE755D">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6CB87529" wp14:editId="7B739190">
                  <wp:extent cx="266700" cy="234950"/>
                  <wp:effectExtent l="0" t="0" r="0" b="0"/>
                  <wp:docPr id="341" name="図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16" w:type="dxa"/>
          </w:tcPr>
          <w:p w:rsidR="00ED37D6" w:rsidRPr="00103BAB" w:rsidRDefault="00ED37D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ED37D6" w:rsidRPr="00103BAB" w:rsidRDefault="00ED37D6" w:rsidP="00CE755D">
            <w:pPr>
              <w:jc w:val="center"/>
              <w:rPr>
                <w:rFonts w:asciiTheme="majorEastAsia" w:eastAsiaTheme="majorEastAsia" w:hAnsiTheme="majorEastAsia"/>
              </w:rPr>
            </w:pPr>
          </w:p>
        </w:tc>
        <w:tc>
          <w:tcPr>
            <w:tcW w:w="998" w:type="dxa"/>
          </w:tcPr>
          <w:p w:rsidR="00ED37D6" w:rsidRPr="00103BAB" w:rsidRDefault="00ED37D6" w:rsidP="00CE755D">
            <w:pPr>
              <w:jc w:val="center"/>
              <w:rPr>
                <w:rFonts w:asciiTheme="majorEastAsia" w:eastAsiaTheme="majorEastAsia" w:hAnsiTheme="majorEastAsia"/>
                <w:color w:val="FF0000"/>
              </w:rPr>
            </w:pPr>
          </w:p>
        </w:tc>
        <w:tc>
          <w:tcPr>
            <w:tcW w:w="2642" w:type="dxa"/>
          </w:tcPr>
          <w:p w:rsidR="00ED37D6" w:rsidRPr="00103BAB" w:rsidRDefault="00ED37D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773AE8" w:rsidRPr="00103BAB">
              <w:rPr>
                <w:rFonts w:asciiTheme="majorEastAsia" w:eastAsiaTheme="majorEastAsia" w:hAnsiTheme="majorEastAsia" w:hint="eastAsia"/>
                <w:lang w:val="vi-VN"/>
              </w:rPr>
              <w:t>以下の</w:t>
            </w:r>
            <w:r w:rsidRPr="00103BAB">
              <w:rPr>
                <w:rFonts w:asciiTheme="majorEastAsia" w:eastAsiaTheme="majorEastAsia" w:hAnsiTheme="majorEastAsia" w:hint="eastAsia"/>
                <w:lang w:val="vi-VN"/>
              </w:rPr>
              <w:t>ドロップダウンリストを表示する</w:t>
            </w:r>
          </w:p>
        </w:tc>
        <w:tc>
          <w:tcPr>
            <w:tcW w:w="2416" w:type="dxa"/>
          </w:tcPr>
          <w:p w:rsidR="00ED37D6" w:rsidRPr="00103BAB" w:rsidRDefault="00ED37D6" w:rsidP="00CE755D">
            <w:pPr>
              <w:rPr>
                <w:rFonts w:asciiTheme="majorEastAsia" w:eastAsiaTheme="majorEastAsia" w:hAnsiTheme="majorEastAsia"/>
                <w:lang w:val="vi-VN"/>
              </w:rPr>
            </w:pPr>
          </w:p>
        </w:tc>
      </w:tr>
      <w:tr w:rsidR="00ED37D6" w:rsidRPr="00103BAB" w:rsidTr="00080F35">
        <w:tc>
          <w:tcPr>
            <w:tcW w:w="2519" w:type="dxa"/>
          </w:tcPr>
          <w:p w:rsidR="00ED37D6" w:rsidRPr="00103BAB" w:rsidRDefault="00773AE8" w:rsidP="00CE755D">
            <w:pPr>
              <w:rPr>
                <w:rFonts w:asciiTheme="majorEastAsia" w:eastAsiaTheme="majorEastAsia" w:hAnsiTheme="majorEastAsia"/>
                <w:noProof/>
              </w:rPr>
            </w:pPr>
            <w:r w:rsidRPr="00103BAB">
              <w:rPr>
                <w:rFonts w:asciiTheme="majorEastAsia" w:eastAsiaTheme="majorEastAsia" w:hAnsiTheme="majorEastAsia"/>
              </w:rPr>
              <w:object w:dxaOrig="4410" w:dyaOrig="2860">
                <v:shape id="_x0000_i1028" type="#_x0000_t75" style="width:115pt;height:74.5pt" o:ole="">
                  <v:imagedata r:id="rId123" o:title=""/>
                </v:shape>
                <o:OLEObject Type="Embed" ProgID="PBrush" ShapeID="_x0000_i1028" DrawAspect="Content" ObjectID="_1560335665" r:id="rId145"/>
              </w:object>
            </w:r>
          </w:p>
        </w:tc>
        <w:tc>
          <w:tcPr>
            <w:tcW w:w="1216" w:type="dxa"/>
          </w:tcPr>
          <w:p w:rsidR="00ED37D6" w:rsidRPr="00103BAB" w:rsidRDefault="00ED37D6" w:rsidP="00CE755D">
            <w:pPr>
              <w:rPr>
                <w:rFonts w:asciiTheme="majorEastAsia" w:eastAsiaTheme="majorEastAsia" w:hAnsiTheme="majorEastAsia"/>
                <w:lang w:val="vi-VN"/>
              </w:rPr>
            </w:pPr>
          </w:p>
        </w:tc>
        <w:tc>
          <w:tcPr>
            <w:tcW w:w="1056" w:type="dxa"/>
          </w:tcPr>
          <w:p w:rsidR="00ED37D6" w:rsidRPr="00103BAB" w:rsidRDefault="00ED37D6" w:rsidP="00CE755D">
            <w:pPr>
              <w:jc w:val="center"/>
              <w:rPr>
                <w:rFonts w:asciiTheme="majorEastAsia" w:eastAsiaTheme="majorEastAsia" w:hAnsiTheme="majorEastAsia"/>
              </w:rPr>
            </w:pPr>
          </w:p>
        </w:tc>
        <w:tc>
          <w:tcPr>
            <w:tcW w:w="998" w:type="dxa"/>
          </w:tcPr>
          <w:p w:rsidR="00ED37D6" w:rsidRPr="00103BAB" w:rsidRDefault="00ED37D6" w:rsidP="00CE755D">
            <w:pPr>
              <w:jc w:val="center"/>
              <w:rPr>
                <w:rFonts w:asciiTheme="majorEastAsia" w:eastAsiaTheme="majorEastAsia" w:hAnsiTheme="majorEastAsia"/>
                <w:color w:val="FF0000"/>
              </w:rPr>
            </w:pPr>
          </w:p>
        </w:tc>
        <w:tc>
          <w:tcPr>
            <w:tcW w:w="2642" w:type="dxa"/>
          </w:tcPr>
          <w:p w:rsidR="00ED37D6" w:rsidRPr="00103BAB" w:rsidRDefault="00773AE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リストから選択したユーザが上記の「入力者」項目に反映する</w:t>
            </w:r>
          </w:p>
        </w:tc>
        <w:tc>
          <w:tcPr>
            <w:tcW w:w="2416" w:type="dxa"/>
          </w:tcPr>
          <w:p w:rsidR="00ED37D6" w:rsidRPr="00103BAB" w:rsidRDefault="00ED37D6" w:rsidP="00CE755D">
            <w:pPr>
              <w:rPr>
                <w:rFonts w:asciiTheme="majorEastAsia" w:eastAsiaTheme="majorEastAsia" w:hAnsiTheme="majorEastAsia"/>
                <w:lang w:val="vi-VN"/>
              </w:rPr>
            </w:pPr>
          </w:p>
        </w:tc>
      </w:tr>
      <w:tr w:rsidR="0001046D" w:rsidRPr="00103BAB" w:rsidTr="00080F35">
        <w:tc>
          <w:tcPr>
            <w:tcW w:w="2519"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内容（ラベルがない）</w:t>
            </w:r>
          </w:p>
        </w:tc>
        <w:tc>
          <w:tcPr>
            <w:tcW w:w="121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98" w:type="dxa"/>
          </w:tcPr>
          <w:p w:rsidR="0001046D" w:rsidRPr="00103BAB" w:rsidRDefault="0001046D"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42" w:type="dxa"/>
          </w:tcPr>
          <w:p w:rsidR="0001046D" w:rsidRPr="00103BAB" w:rsidRDefault="0001046D" w:rsidP="00CE755D">
            <w:pPr>
              <w:rPr>
                <w:rFonts w:asciiTheme="majorEastAsia" w:eastAsiaTheme="majorEastAsia" w:hAnsiTheme="majorEastAsia"/>
                <w:lang w:val="vi-VN"/>
              </w:rPr>
            </w:pPr>
          </w:p>
        </w:tc>
        <w:tc>
          <w:tcPr>
            <w:tcW w:w="2416" w:type="dxa"/>
          </w:tcPr>
          <w:p w:rsidR="0001046D" w:rsidRPr="00103BAB" w:rsidRDefault="0001046D" w:rsidP="00CE755D">
            <w:pPr>
              <w:rPr>
                <w:rFonts w:asciiTheme="majorEastAsia" w:eastAsiaTheme="majorEastAsia" w:hAnsiTheme="majorEastAsia"/>
                <w:lang w:val="vi-VN"/>
              </w:rPr>
            </w:pPr>
          </w:p>
        </w:tc>
      </w:tr>
      <w:tr w:rsidR="0001046D" w:rsidRPr="00103BAB" w:rsidTr="00080F35">
        <w:tc>
          <w:tcPr>
            <w:tcW w:w="2519"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ファイルアップロード</w:t>
            </w:r>
          </w:p>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1BA44244" wp14:editId="078EF569">
                  <wp:extent cx="1054100" cy="1301750"/>
                  <wp:effectExtent l="0" t="0" r="0" b="0"/>
                  <wp:docPr id="342" name="図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054100" cy="1301750"/>
                          </a:xfrm>
                          <a:prstGeom prst="rect">
                            <a:avLst/>
                          </a:prstGeom>
                        </pic:spPr>
                      </pic:pic>
                    </a:graphicData>
                  </a:graphic>
                </wp:inline>
              </w:drawing>
            </w:r>
          </w:p>
        </w:tc>
        <w:tc>
          <w:tcPr>
            <w:tcW w:w="121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lastRenderedPageBreak/>
              <w:t>添付ファイル</w:t>
            </w:r>
          </w:p>
        </w:tc>
        <w:tc>
          <w:tcPr>
            <w:tcW w:w="1056" w:type="dxa"/>
          </w:tcPr>
          <w:p w:rsidR="0001046D" w:rsidRPr="00103BAB" w:rsidRDefault="0001046D" w:rsidP="00CE755D">
            <w:pPr>
              <w:jc w:val="center"/>
              <w:rPr>
                <w:rFonts w:asciiTheme="majorEastAsia" w:eastAsiaTheme="majorEastAsia" w:hAnsiTheme="majorEastAsia"/>
              </w:rPr>
            </w:pPr>
          </w:p>
        </w:tc>
        <w:tc>
          <w:tcPr>
            <w:tcW w:w="998" w:type="dxa"/>
          </w:tcPr>
          <w:p w:rsidR="0001046D" w:rsidRPr="00103BAB" w:rsidRDefault="0001046D" w:rsidP="00CE755D">
            <w:pPr>
              <w:jc w:val="center"/>
              <w:rPr>
                <w:rFonts w:asciiTheme="majorEastAsia" w:eastAsiaTheme="majorEastAsia" w:hAnsiTheme="majorEastAsia"/>
                <w:color w:val="FF0000"/>
              </w:rPr>
            </w:pPr>
          </w:p>
        </w:tc>
        <w:tc>
          <w:tcPr>
            <w:tcW w:w="2642"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枠内をクリックしたら、ファイルアップロードがローカルから選択できるオ</w:t>
            </w:r>
            <w:r w:rsidRPr="00103BAB">
              <w:rPr>
                <w:rFonts w:asciiTheme="majorEastAsia" w:eastAsiaTheme="majorEastAsia" w:hAnsiTheme="majorEastAsia" w:hint="eastAsia"/>
                <w:lang w:val="vi-VN"/>
              </w:rPr>
              <w:lastRenderedPageBreak/>
              <w:t>バレーイを表示する</w:t>
            </w:r>
          </w:p>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エクスプローラーからファイルが枠内にドロップすることもできる</w:t>
            </w:r>
          </w:p>
        </w:tc>
        <w:tc>
          <w:tcPr>
            <w:tcW w:w="2416" w:type="dxa"/>
          </w:tcPr>
          <w:p w:rsidR="0001046D" w:rsidRPr="00103BAB" w:rsidRDefault="0001046D" w:rsidP="00CE755D">
            <w:pPr>
              <w:rPr>
                <w:rFonts w:asciiTheme="majorEastAsia" w:eastAsiaTheme="majorEastAsia" w:hAnsiTheme="majorEastAsia"/>
                <w:lang w:val="vi-VN"/>
              </w:rPr>
            </w:pPr>
          </w:p>
        </w:tc>
      </w:tr>
    </w:tbl>
    <w:p w:rsidR="005F452D" w:rsidRPr="00103BAB" w:rsidRDefault="005F452D" w:rsidP="00083A82">
      <w:pPr>
        <w:tabs>
          <w:tab w:val="left" w:pos="3610"/>
        </w:tabs>
        <w:rPr>
          <w:rFonts w:asciiTheme="majorEastAsia" w:eastAsiaTheme="majorEastAsia" w:hAnsiTheme="majorEastAsia"/>
          <w:lang w:val="vi-VN"/>
        </w:rPr>
      </w:pPr>
    </w:p>
    <w:p w:rsidR="000E33B4" w:rsidRPr="00103BAB" w:rsidRDefault="000E33B4" w:rsidP="005F18E9">
      <w:pPr>
        <w:pStyle w:val="1"/>
        <w:ind w:firstLine="420"/>
        <w:rPr>
          <w:rFonts w:asciiTheme="majorEastAsia" w:hAnsiTheme="majorEastAsia"/>
          <w:noProof/>
          <w:lang w:val="vi-VN"/>
        </w:rPr>
      </w:pPr>
      <w:bookmarkStart w:id="94" w:name="_Toc483178720"/>
      <w:r w:rsidRPr="00103BAB">
        <w:rPr>
          <w:rFonts w:asciiTheme="majorEastAsia" w:hAnsiTheme="majorEastAsia" w:hint="eastAsia"/>
          <w:noProof/>
          <w:lang w:val="vi-VN"/>
        </w:rPr>
        <w:t>ISSUE-4</w:t>
      </w:r>
      <w:r w:rsidRPr="00103BAB">
        <w:rPr>
          <w:rFonts w:asciiTheme="majorEastAsia" w:hAnsiTheme="majorEastAsia" w:hint="eastAsia"/>
          <w:noProof/>
          <w:lang w:val="vi-VN"/>
        </w:rPr>
        <w:tab/>
        <w:t>案件設定</w:t>
      </w:r>
      <w:bookmarkEnd w:id="94"/>
    </w:p>
    <w:p w:rsidR="000E33B4" w:rsidRPr="00103BAB" w:rsidRDefault="001F2C61" w:rsidP="005F18E9">
      <w:pPr>
        <w:pStyle w:val="1"/>
        <w:numPr>
          <w:ilvl w:val="0"/>
          <w:numId w:val="7"/>
        </w:numPr>
        <w:ind w:left="851"/>
        <w:rPr>
          <w:rFonts w:asciiTheme="majorEastAsia" w:hAnsiTheme="majorEastAsia"/>
          <w:noProof/>
        </w:rPr>
      </w:pPr>
      <w:bookmarkStart w:id="95" w:name="_Toc483178721"/>
      <w:r w:rsidRPr="00103BAB">
        <w:rPr>
          <w:rFonts w:asciiTheme="majorEastAsia" w:hAnsiTheme="majorEastAsia" w:hint="eastAsia"/>
          <w:noProof/>
        </w:rPr>
        <mc:AlternateContent>
          <mc:Choice Requires="wps">
            <w:drawing>
              <wp:anchor distT="0" distB="0" distL="114300" distR="114300" simplePos="0" relativeHeight="251830272" behindDoc="0" locked="0" layoutInCell="1" allowOverlap="1" wp14:anchorId="1269744B" wp14:editId="729F2F18">
                <wp:simplePos x="0" y="0"/>
                <wp:positionH relativeFrom="column">
                  <wp:posOffset>4893945</wp:posOffset>
                </wp:positionH>
                <wp:positionV relativeFrom="paragraph">
                  <wp:posOffset>163195</wp:posOffset>
                </wp:positionV>
                <wp:extent cx="485775" cy="485775"/>
                <wp:effectExtent l="0" t="0" r="0" b="0"/>
                <wp:wrapNone/>
                <wp:docPr id="243" name="七角形 24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751D5">
                            <w:pPr>
                              <w:jc w:val="center"/>
                              <w:rPr>
                                <w:b/>
                                <w:color w:val="FF0000"/>
                                <w:sz w:val="24"/>
                                <w:szCs w:val="24"/>
                              </w:rPr>
                            </w:pPr>
                            <w:r>
                              <w:rPr>
                                <w:rFonts w:hint="eastAsia"/>
                                <w:b/>
                                <w:color w:val="FF0000"/>
                                <w:sz w:val="24"/>
                                <w:szCs w:val="24"/>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3" o:spid="_x0000_s1100" style="position:absolute;left:0;text-align:left;margin-left:385.35pt;margin-top:12.85pt;width:38.25pt;height:38.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MFkngIAAHY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751D5">
                      <w:pPr>
                        <w:jc w:val="center"/>
                        <w:rPr>
                          <w:b/>
                          <w:color w:val="FF0000"/>
                          <w:sz w:val="24"/>
                          <w:szCs w:val="24"/>
                        </w:rPr>
                      </w:pPr>
                      <w:r>
                        <w:rPr>
                          <w:rFonts w:hint="eastAsia"/>
                          <w:b/>
                          <w:color w:val="FF0000"/>
                          <w:sz w:val="24"/>
                          <w:szCs w:val="24"/>
                        </w:rPr>
                        <w:t>１</w:t>
                      </w:r>
                    </w:p>
                  </w:txbxContent>
                </v:textbox>
              </v:shape>
            </w:pict>
          </mc:Fallback>
        </mc:AlternateContent>
      </w:r>
      <w:r w:rsidR="000E33B4" w:rsidRPr="00103BAB">
        <w:rPr>
          <w:rFonts w:asciiTheme="majorEastAsia" w:hAnsiTheme="majorEastAsia" w:hint="eastAsia"/>
          <w:noProof/>
          <w:lang w:val="vi-VN"/>
        </w:rPr>
        <w:t>案件設定「新規又</w:t>
      </w:r>
      <w:r w:rsidR="000E33B4" w:rsidRPr="00103BAB">
        <w:rPr>
          <w:rFonts w:asciiTheme="majorEastAsia" w:hAnsiTheme="majorEastAsia" w:hint="eastAsia"/>
          <w:noProof/>
        </w:rPr>
        <w:t>は</w:t>
      </w:r>
      <w:r w:rsidR="000E33B4" w:rsidRPr="00103BAB">
        <w:rPr>
          <w:rFonts w:asciiTheme="majorEastAsia" w:hAnsiTheme="majorEastAsia" w:hint="eastAsia"/>
          <w:noProof/>
          <w:lang w:val="vi-VN"/>
        </w:rPr>
        <w:t>編集」</w:t>
      </w:r>
      <w:r w:rsidR="000E33B4" w:rsidRPr="00103BAB">
        <w:rPr>
          <w:rFonts w:asciiTheme="majorEastAsia" w:hAnsiTheme="majorEastAsia" w:hint="eastAsia"/>
          <w:noProof/>
        </w:rPr>
        <w:t xml:space="preserve">　機能と概要</w:t>
      </w:r>
      <w:bookmarkEnd w:id="95"/>
    </w:p>
    <w:p w:rsidR="005E5A32" w:rsidRPr="00103BAB" w:rsidRDefault="001F2C61" w:rsidP="002751D5">
      <w:pPr>
        <w:rPr>
          <w:rFonts w:asciiTheme="majorEastAsia" w:eastAsiaTheme="majorEastAsia" w:hAnsiTheme="majorEastAsia"/>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832320" behindDoc="0" locked="0" layoutInCell="1" allowOverlap="1" wp14:anchorId="5FDEA15B" wp14:editId="7AE100A3">
                <wp:simplePos x="0" y="0"/>
                <wp:positionH relativeFrom="column">
                  <wp:posOffset>5890895</wp:posOffset>
                </wp:positionH>
                <wp:positionV relativeFrom="paragraph">
                  <wp:posOffset>80645</wp:posOffset>
                </wp:positionV>
                <wp:extent cx="485775" cy="485775"/>
                <wp:effectExtent l="0" t="0" r="0" b="0"/>
                <wp:wrapNone/>
                <wp:docPr id="249" name="七角形 24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751D5">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9" o:spid="_x0000_s1101" style="position:absolute;left:0;text-align:left;margin-left:463.85pt;margin-top:6.35pt;width:38.25pt;height:38.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WfnQIAAHY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751D5">
                      <w:pPr>
                        <w:jc w:val="center"/>
                        <w:rPr>
                          <w:b/>
                          <w:color w:val="FF0000"/>
                          <w:sz w:val="24"/>
                          <w:szCs w:val="24"/>
                        </w:rPr>
                      </w:pPr>
                      <w:r>
                        <w:rPr>
                          <w:rFonts w:hint="eastAsia"/>
                          <w:b/>
                          <w:color w:val="FF0000"/>
                          <w:sz w:val="24"/>
                          <w:szCs w:val="24"/>
                        </w:rPr>
                        <w:t>３</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31296" behindDoc="0" locked="0" layoutInCell="1" allowOverlap="1" wp14:anchorId="24E27297" wp14:editId="1E52CA9F">
                <wp:simplePos x="0" y="0"/>
                <wp:positionH relativeFrom="column">
                  <wp:posOffset>5522595</wp:posOffset>
                </wp:positionH>
                <wp:positionV relativeFrom="paragraph">
                  <wp:posOffset>74295</wp:posOffset>
                </wp:positionV>
                <wp:extent cx="485775" cy="485775"/>
                <wp:effectExtent l="0" t="0" r="0" b="0"/>
                <wp:wrapNone/>
                <wp:docPr id="244" name="七角形 24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751D5">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4" o:spid="_x0000_s1102" style="position:absolute;left:0;text-align:left;margin-left:434.85pt;margin-top:5.85pt;width:38.25pt;height:38.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751D5">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34368" behindDoc="0" locked="0" layoutInCell="1" allowOverlap="1" wp14:anchorId="6933FF57" wp14:editId="0AD794AF">
                <wp:simplePos x="0" y="0"/>
                <wp:positionH relativeFrom="column">
                  <wp:posOffset>2487295</wp:posOffset>
                </wp:positionH>
                <wp:positionV relativeFrom="paragraph">
                  <wp:posOffset>956945</wp:posOffset>
                </wp:positionV>
                <wp:extent cx="485775" cy="485775"/>
                <wp:effectExtent l="0" t="0" r="0" b="0"/>
                <wp:wrapNone/>
                <wp:docPr id="251" name="七角形 25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751D5">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1" o:spid="_x0000_s1103" style="position:absolute;left:0;text-align:left;margin-left:195.85pt;margin-top:75.35pt;width:38.25pt;height:38.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751D5">
                      <w:pPr>
                        <w:jc w:val="center"/>
                        <w:rPr>
                          <w:b/>
                          <w:color w:val="FF0000"/>
                          <w:sz w:val="24"/>
                          <w:szCs w:val="24"/>
                        </w:rPr>
                      </w:pPr>
                      <w:r>
                        <w:rPr>
                          <w:rFonts w:hint="eastAsia"/>
                          <w:b/>
                          <w:color w:val="FF0000"/>
                          <w:sz w:val="24"/>
                          <w:szCs w:val="24"/>
                        </w:rPr>
                        <w:t>５</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33344" behindDoc="0" locked="0" layoutInCell="1" allowOverlap="1" wp14:anchorId="0B6FBC84" wp14:editId="589FDD9B">
                <wp:simplePos x="0" y="0"/>
                <wp:positionH relativeFrom="column">
                  <wp:posOffset>575945</wp:posOffset>
                </wp:positionH>
                <wp:positionV relativeFrom="paragraph">
                  <wp:posOffset>912495</wp:posOffset>
                </wp:positionV>
                <wp:extent cx="485775" cy="485775"/>
                <wp:effectExtent l="0" t="0" r="0" b="0"/>
                <wp:wrapNone/>
                <wp:docPr id="250" name="七角形 25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751D5">
                            <w:pPr>
                              <w:jc w:val="center"/>
                              <w:rPr>
                                <w:b/>
                                <w:color w:val="FF0000"/>
                                <w:sz w:val="24"/>
                                <w:szCs w:val="24"/>
                              </w:rPr>
                            </w:pPr>
                            <w:r>
                              <w:rPr>
                                <w:rFonts w:hint="eastAsia"/>
                                <w:b/>
                                <w:color w:val="FF0000"/>
                                <w:sz w:val="24"/>
                                <w:szCs w:val="24"/>
                              </w:rPr>
                              <w:t>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0" o:spid="_x0000_s1104" style="position:absolute;left:0;text-align:left;margin-left:45.35pt;margin-top:71.85pt;width:38.25pt;height:38.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QBSnQIAAHY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2751D5">
                      <w:pPr>
                        <w:jc w:val="center"/>
                        <w:rPr>
                          <w:b/>
                          <w:color w:val="FF0000"/>
                          <w:sz w:val="24"/>
                          <w:szCs w:val="24"/>
                        </w:rPr>
                      </w:pPr>
                      <w:r>
                        <w:rPr>
                          <w:rFonts w:hint="eastAsia"/>
                          <w:b/>
                          <w:color w:val="FF0000"/>
                          <w:sz w:val="24"/>
                          <w:szCs w:val="24"/>
                        </w:rPr>
                        <w:t>４</w:t>
                      </w:r>
                    </w:p>
                  </w:txbxContent>
                </v:textbox>
              </v:shape>
            </w:pict>
          </mc:Fallback>
        </mc:AlternateContent>
      </w:r>
      <w:r w:rsidR="00D90935" w:rsidRPr="00103BAB">
        <w:rPr>
          <w:rFonts w:asciiTheme="majorEastAsia" w:eastAsiaTheme="majorEastAsia" w:hAnsiTheme="majorEastAsia" w:hint="eastAsia"/>
          <w:noProof/>
        </w:rPr>
        <mc:AlternateContent>
          <mc:Choice Requires="wps">
            <w:drawing>
              <wp:anchor distT="0" distB="0" distL="114300" distR="114300" simplePos="0" relativeHeight="251835392" behindDoc="0" locked="0" layoutInCell="1" allowOverlap="1" wp14:anchorId="0805725B" wp14:editId="5400C7E0">
                <wp:simplePos x="0" y="0"/>
                <wp:positionH relativeFrom="column">
                  <wp:posOffset>895985</wp:posOffset>
                </wp:positionH>
                <wp:positionV relativeFrom="paragraph">
                  <wp:posOffset>2630805</wp:posOffset>
                </wp:positionV>
                <wp:extent cx="654050" cy="485775"/>
                <wp:effectExtent l="0" t="0" r="0" b="0"/>
                <wp:wrapNone/>
                <wp:docPr id="252" name="七角形 252"/>
                <wp:cNvGraphicFramePr/>
                <a:graphic xmlns:a="http://schemas.openxmlformats.org/drawingml/2006/main">
                  <a:graphicData uri="http://schemas.microsoft.com/office/word/2010/wordprocessingShape">
                    <wps:wsp>
                      <wps:cNvSpPr/>
                      <wps:spPr>
                        <a:xfrm>
                          <a:off x="0" y="0"/>
                          <a:ext cx="654050"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2751D5">
                            <w:pPr>
                              <w:jc w:val="center"/>
                              <w:rPr>
                                <w:b/>
                                <w:color w:val="FF0000"/>
                                <w:sz w:val="24"/>
                                <w:szCs w:val="24"/>
                              </w:rPr>
                            </w:pPr>
                            <w:r>
                              <w:rPr>
                                <w:rFonts w:hint="eastAsia"/>
                                <w:b/>
                                <w:color w:val="FF0000"/>
                                <w:sz w:val="24"/>
                                <w:szCs w:val="24"/>
                              </w:rPr>
                              <w:t>１０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2" o:spid="_x0000_s1105" style="position:absolute;left:0;text-align:left;margin-left:70.55pt;margin-top:207.15pt;width:51.5pt;height:38.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4050,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" adj="-11796480,,5400" path="m-2,312405l64771,96214,327025,,589279,96214r64773,216191l472564,485778r-291078,l-2,312405xe" filled="f" stroked="f" strokeweight="2pt">
                <v:stroke joinstyle="miter"/>
                <v:formulas/>
                <v:path arrowok="t" o:connecttype="custom" o:connectlocs="-2,312405;64771,96214;327025,0;589279,96214;654052,312405;472564,485778;181486,485778;-2,312405" o:connectangles="0,0,0,0,0,0,0,0" textboxrect="0,0,654050,485775"/>
                <v:textbox>
                  <w:txbxContent>
                    <w:p w:rsidR="00A95465" w:rsidRPr="00673E52" w:rsidRDefault="00A95465" w:rsidP="002751D5">
                      <w:pPr>
                        <w:jc w:val="center"/>
                        <w:rPr>
                          <w:b/>
                          <w:color w:val="FF0000"/>
                          <w:sz w:val="24"/>
                          <w:szCs w:val="24"/>
                        </w:rPr>
                      </w:pPr>
                      <w:r>
                        <w:rPr>
                          <w:rFonts w:hint="eastAsia"/>
                          <w:b/>
                          <w:color w:val="FF0000"/>
                          <w:sz w:val="24"/>
                          <w:szCs w:val="24"/>
                        </w:rPr>
                        <w:t>１０</w:t>
                      </w:r>
                    </w:p>
                  </w:txbxContent>
                </v:textbox>
              </v:shape>
            </w:pict>
          </mc:Fallback>
        </mc:AlternateContent>
      </w:r>
      <w:r w:rsidR="00D90935" w:rsidRPr="00103BAB">
        <w:rPr>
          <w:rFonts w:asciiTheme="majorEastAsia" w:eastAsiaTheme="majorEastAsia" w:hAnsiTheme="majorEastAsia" w:hint="eastAsia"/>
          <w:noProof/>
        </w:rPr>
        <mc:AlternateContent>
          <mc:Choice Requires="wps">
            <w:drawing>
              <wp:anchor distT="0" distB="0" distL="114300" distR="114300" simplePos="0" relativeHeight="251848704" behindDoc="0" locked="0" layoutInCell="1" allowOverlap="1" wp14:anchorId="3D00CCC5" wp14:editId="62BC66B9">
                <wp:simplePos x="0" y="0"/>
                <wp:positionH relativeFrom="column">
                  <wp:posOffset>3360420</wp:posOffset>
                </wp:positionH>
                <wp:positionV relativeFrom="paragraph">
                  <wp:posOffset>2277745</wp:posOffset>
                </wp:positionV>
                <wp:extent cx="485775" cy="485775"/>
                <wp:effectExtent l="0" t="0" r="0" b="0"/>
                <wp:wrapNone/>
                <wp:docPr id="277" name="七角形 27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D90935">
                            <w:pPr>
                              <w:jc w:val="center"/>
                              <w:rPr>
                                <w:b/>
                                <w:color w:val="FF0000"/>
                                <w:sz w:val="24"/>
                                <w:szCs w:val="24"/>
                              </w:rPr>
                            </w:pPr>
                            <w:r>
                              <w:rPr>
                                <w:rFonts w:hint="eastAsia"/>
                                <w:b/>
                                <w:color w:val="FF0000"/>
                                <w:sz w:val="24"/>
                                <w:szCs w:val="24"/>
                              </w:rPr>
                              <w:t>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77" o:spid="_x0000_s1106" style="position:absolute;left:0;text-align:left;margin-left:264.6pt;margin-top:179.35pt;width:38.25pt;height:38.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D90935">
                      <w:pPr>
                        <w:jc w:val="center"/>
                        <w:rPr>
                          <w:b/>
                          <w:color w:val="FF0000"/>
                          <w:sz w:val="24"/>
                          <w:szCs w:val="24"/>
                        </w:rPr>
                      </w:pPr>
                      <w:r>
                        <w:rPr>
                          <w:rFonts w:hint="eastAsia"/>
                          <w:b/>
                          <w:color w:val="FF0000"/>
                          <w:sz w:val="24"/>
                          <w:szCs w:val="24"/>
                        </w:rPr>
                        <w:t>９</w:t>
                      </w:r>
                    </w:p>
                  </w:txbxContent>
                </v:textbox>
              </v:shape>
            </w:pict>
          </mc:Fallback>
        </mc:AlternateContent>
      </w:r>
      <w:r w:rsidR="00A45505" w:rsidRPr="00103BAB">
        <w:rPr>
          <w:rFonts w:asciiTheme="majorEastAsia" w:eastAsiaTheme="majorEastAsia" w:hAnsiTheme="majorEastAsia" w:hint="eastAsia"/>
          <w:noProof/>
        </w:rPr>
        <mc:AlternateContent>
          <mc:Choice Requires="wps">
            <w:drawing>
              <wp:anchor distT="0" distB="0" distL="114300" distR="114300" simplePos="0" relativeHeight="251841536" behindDoc="0" locked="0" layoutInCell="1" allowOverlap="1" wp14:anchorId="70BDBA25" wp14:editId="399B0FB5">
                <wp:simplePos x="0" y="0"/>
                <wp:positionH relativeFrom="column">
                  <wp:posOffset>782320</wp:posOffset>
                </wp:positionH>
                <wp:positionV relativeFrom="paragraph">
                  <wp:posOffset>1820545</wp:posOffset>
                </wp:positionV>
                <wp:extent cx="485775" cy="485775"/>
                <wp:effectExtent l="0" t="0" r="0" b="0"/>
                <wp:wrapNone/>
                <wp:docPr id="44" name="七角形 4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A45505">
                            <w:pPr>
                              <w:jc w:val="center"/>
                              <w:rPr>
                                <w:b/>
                                <w:color w:val="FF0000"/>
                                <w:sz w:val="24"/>
                                <w:szCs w:val="24"/>
                              </w:rPr>
                            </w:pPr>
                            <w:r>
                              <w:rPr>
                                <w:rFonts w:hint="eastAsia"/>
                                <w:b/>
                                <w:color w:val="FF0000"/>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44" o:spid="_x0000_s1107" style="position:absolute;left:0;text-align:left;margin-left:61.6pt;margin-top:143.35pt;width:38.25pt;height:38.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A45505">
                      <w:pPr>
                        <w:jc w:val="center"/>
                        <w:rPr>
                          <w:b/>
                          <w:color w:val="FF0000"/>
                          <w:sz w:val="24"/>
                          <w:szCs w:val="24"/>
                        </w:rPr>
                      </w:pPr>
                      <w:r>
                        <w:rPr>
                          <w:rFonts w:hint="eastAsia"/>
                          <w:b/>
                          <w:color w:val="FF0000"/>
                          <w:sz w:val="24"/>
                          <w:szCs w:val="24"/>
                        </w:rPr>
                        <w:t>8</w:t>
                      </w:r>
                    </w:p>
                  </w:txbxContent>
                </v:textbox>
              </v:shape>
            </w:pict>
          </mc:Fallback>
        </mc:AlternateContent>
      </w:r>
      <w:r w:rsidR="009D76BA" w:rsidRPr="00103BAB">
        <w:rPr>
          <w:rFonts w:asciiTheme="majorEastAsia" w:eastAsiaTheme="majorEastAsia" w:hAnsiTheme="majorEastAsia" w:hint="eastAsia"/>
          <w:noProof/>
        </w:rPr>
        <mc:AlternateContent>
          <mc:Choice Requires="wps">
            <w:drawing>
              <wp:anchor distT="0" distB="0" distL="114300" distR="114300" simplePos="0" relativeHeight="251839488" behindDoc="0" locked="0" layoutInCell="1" allowOverlap="1" wp14:anchorId="0CB66CBF" wp14:editId="4D7694A2">
                <wp:simplePos x="0" y="0"/>
                <wp:positionH relativeFrom="column">
                  <wp:posOffset>5170170</wp:posOffset>
                </wp:positionH>
                <wp:positionV relativeFrom="paragraph">
                  <wp:posOffset>899795</wp:posOffset>
                </wp:positionV>
                <wp:extent cx="485775" cy="485775"/>
                <wp:effectExtent l="0" t="0" r="0" b="0"/>
                <wp:wrapNone/>
                <wp:docPr id="39" name="七角形 3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9D76BA">
                            <w:pPr>
                              <w:jc w:val="center"/>
                              <w:rPr>
                                <w:b/>
                                <w:color w:val="FF0000"/>
                                <w:sz w:val="24"/>
                                <w:szCs w:val="24"/>
                              </w:rPr>
                            </w:pPr>
                            <w:r>
                              <w:rPr>
                                <w:rFonts w:hint="eastAsia"/>
                                <w:b/>
                                <w:color w:val="FF0000"/>
                                <w:sz w:val="24"/>
                                <w:szCs w:val="24"/>
                              </w:rPr>
                              <w:t>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9" o:spid="_x0000_s1108" style="position:absolute;left:0;text-align:left;margin-left:407.1pt;margin-top:70.85pt;width:38.25pt;height:38.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qHnQIAAHQ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9D76BA">
                      <w:pPr>
                        <w:jc w:val="center"/>
                        <w:rPr>
                          <w:b/>
                          <w:color w:val="FF0000"/>
                          <w:sz w:val="24"/>
                          <w:szCs w:val="24"/>
                        </w:rPr>
                      </w:pPr>
                      <w:r>
                        <w:rPr>
                          <w:rFonts w:hint="eastAsia"/>
                          <w:b/>
                          <w:color w:val="FF0000"/>
                          <w:sz w:val="24"/>
                          <w:szCs w:val="24"/>
                        </w:rPr>
                        <w:t>７</w:t>
                      </w:r>
                    </w:p>
                  </w:txbxContent>
                </v:textbox>
              </v:shape>
            </w:pict>
          </mc:Fallback>
        </mc:AlternateContent>
      </w:r>
      <w:r w:rsidR="009D76BA" w:rsidRPr="00103BAB">
        <w:rPr>
          <w:rFonts w:asciiTheme="majorEastAsia" w:eastAsiaTheme="majorEastAsia" w:hAnsiTheme="majorEastAsia" w:hint="eastAsia"/>
          <w:noProof/>
        </w:rPr>
        <mc:AlternateContent>
          <mc:Choice Requires="wps">
            <w:drawing>
              <wp:anchor distT="0" distB="0" distL="114300" distR="114300" simplePos="0" relativeHeight="251837440" behindDoc="0" locked="0" layoutInCell="1" allowOverlap="1" wp14:anchorId="5930DBFF" wp14:editId="4274BAF9">
                <wp:simplePos x="0" y="0"/>
                <wp:positionH relativeFrom="column">
                  <wp:posOffset>3798570</wp:posOffset>
                </wp:positionH>
                <wp:positionV relativeFrom="paragraph">
                  <wp:posOffset>956945</wp:posOffset>
                </wp:positionV>
                <wp:extent cx="485775" cy="485775"/>
                <wp:effectExtent l="0" t="0" r="0" b="0"/>
                <wp:wrapNone/>
                <wp:docPr id="38" name="七角形 3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9D76BA" w:rsidRDefault="00A95465" w:rsidP="009D76BA">
                            <w:pPr>
                              <w:jc w:val="center"/>
                              <w:rPr>
                                <w:rFonts w:ascii="Times New Roman" w:hAnsi="Times New Roman" w:cs="Times New Roman"/>
                                <w:b/>
                                <w:color w:val="FF0000"/>
                                <w:sz w:val="24"/>
                                <w:szCs w:val="24"/>
                                <w:lang w:val="vi-VN"/>
                              </w:rPr>
                            </w:pPr>
                            <w:r>
                              <w:rPr>
                                <w:rFonts w:ascii="Times New Roman" w:hAnsi="Times New Roman" w:cs="Times New Roman"/>
                                <w:b/>
                                <w:color w:val="FF0000"/>
                                <w:sz w:val="24"/>
                                <w:szCs w:val="24"/>
                                <w:lang w:val="vi-V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8" o:spid="_x0000_s1109" style="position:absolute;left:0;text-align:left;margin-left:299.1pt;margin-top:75.35pt;width:38.25pt;height:38.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9D76BA" w:rsidRDefault="00A95465" w:rsidP="009D76BA">
                      <w:pPr>
                        <w:jc w:val="center"/>
                        <w:rPr>
                          <w:rFonts w:ascii="Times New Roman" w:hAnsi="Times New Roman" w:cs="Times New Roman"/>
                          <w:b/>
                          <w:color w:val="FF0000"/>
                          <w:sz w:val="24"/>
                          <w:szCs w:val="24"/>
                          <w:lang w:val="vi-VN"/>
                        </w:rPr>
                      </w:pPr>
                      <w:r>
                        <w:rPr>
                          <w:rFonts w:ascii="Times New Roman" w:hAnsi="Times New Roman" w:cs="Times New Roman"/>
                          <w:b/>
                          <w:color w:val="FF0000"/>
                          <w:sz w:val="24"/>
                          <w:szCs w:val="24"/>
                          <w:lang w:val="vi-VN"/>
                        </w:rPr>
                        <w:t>6</w:t>
                      </w:r>
                    </w:p>
                  </w:txbxContent>
                </v:textbox>
              </v:shape>
            </w:pict>
          </mc:Fallback>
        </mc:AlternateContent>
      </w:r>
      <w:r w:rsidR="009D76BA" w:rsidRPr="00103BAB">
        <w:rPr>
          <w:rFonts w:asciiTheme="majorEastAsia" w:eastAsiaTheme="majorEastAsia" w:hAnsiTheme="majorEastAsia"/>
          <w:noProof/>
        </w:rPr>
        <w:drawing>
          <wp:inline distT="0" distB="0" distL="0" distR="0" wp14:anchorId="1335CD88" wp14:editId="121AA38A">
            <wp:extent cx="6681347" cy="4210050"/>
            <wp:effectExtent l="0" t="0" r="571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6680147" cy="4209294"/>
                    </a:xfrm>
                    <a:prstGeom prst="rect">
                      <a:avLst/>
                    </a:prstGeom>
                  </pic:spPr>
                </pic:pic>
              </a:graphicData>
            </a:graphic>
          </wp:inline>
        </w:drawing>
      </w:r>
    </w:p>
    <w:p w:rsidR="002751D5" w:rsidRPr="00103BAB" w:rsidRDefault="002751D5" w:rsidP="002751D5">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556"/>
        <w:gridCol w:w="1214"/>
        <w:gridCol w:w="1056"/>
        <w:gridCol w:w="993"/>
        <w:gridCol w:w="2628"/>
        <w:gridCol w:w="2400"/>
      </w:tblGrid>
      <w:tr w:rsidR="002751D5" w:rsidRPr="00103BAB" w:rsidTr="005F2E1A">
        <w:tc>
          <w:tcPr>
            <w:tcW w:w="10847" w:type="dxa"/>
            <w:gridSpan w:val="6"/>
          </w:tcPr>
          <w:p w:rsidR="002751D5" w:rsidRPr="00103BAB" w:rsidRDefault="002751D5" w:rsidP="005F2E1A">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コメント オバレーイ（詳細）</w:t>
            </w:r>
          </w:p>
        </w:tc>
      </w:tr>
      <w:tr w:rsidR="002751D5" w:rsidRPr="00103BAB" w:rsidTr="00F07EFE">
        <w:tc>
          <w:tcPr>
            <w:tcW w:w="2556" w:type="dxa"/>
            <w:shd w:val="clear" w:color="auto" w:fill="92D050"/>
          </w:tcPr>
          <w:p w:rsidR="002751D5" w:rsidRPr="00103BAB" w:rsidRDefault="002751D5"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14" w:type="dxa"/>
            <w:shd w:val="clear" w:color="auto" w:fill="92D050"/>
          </w:tcPr>
          <w:p w:rsidR="002751D5" w:rsidRPr="00103BAB" w:rsidRDefault="002751D5"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2751D5" w:rsidRPr="00103BAB" w:rsidRDefault="002751D5"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93" w:type="dxa"/>
            <w:shd w:val="clear" w:color="auto" w:fill="92D050"/>
          </w:tcPr>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28" w:type="dxa"/>
            <w:shd w:val="clear" w:color="auto" w:fill="92D050"/>
          </w:tcPr>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00" w:type="dxa"/>
            <w:shd w:val="clear" w:color="auto" w:fill="92D050"/>
          </w:tcPr>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2751D5" w:rsidRPr="00103BAB" w:rsidTr="005F2E1A">
        <w:tc>
          <w:tcPr>
            <w:tcW w:w="2519" w:type="dxa"/>
          </w:tcPr>
          <w:p w:rsidR="002751D5" w:rsidRPr="00103BAB" w:rsidRDefault="002751D5"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リスト名</w:t>
            </w:r>
          </w:p>
        </w:tc>
        <w:tc>
          <w:tcPr>
            <w:tcW w:w="1216" w:type="dxa"/>
          </w:tcPr>
          <w:p w:rsidR="002751D5" w:rsidRPr="00103BAB" w:rsidRDefault="002751D5"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2751D5" w:rsidRPr="00103BAB" w:rsidRDefault="002751D5" w:rsidP="005F2E1A">
            <w:pPr>
              <w:jc w:val="center"/>
              <w:rPr>
                <w:rFonts w:asciiTheme="majorEastAsia" w:eastAsiaTheme="majorEastAsia" w:hAnsiTheme="majorEastAsia"/>
              </w:rPr>
            </w:pPr>
            <w:r w:rsidRPr="00103BAB">
              <w:rPr>
                <w:rFonts w:asciiTheme="majorEastAsia" w:eastAsiaTheme="majorEastAsia" w:hAnsiTheme="majorEastAsia" w:hint="eastAsia"/>
              </w:rPr>
              <w:t>Test</w:t>
            </w:r>
          </w:p>
        </w:tc>
        <w:tc>
          <w:tcPr>
            <w:tcW w:w="998" w:type="dxa"/>
          </w:tcPr>
          <w:p w:rsidR="002751D5" w:rsidRPr="00103BAB" w:rsidRDefault="002751D5" w:rsidP="005F2E1A">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42" w:type="dxa"/>
          </w:tcPr>
          <w:p w:rsidR="002751D5" w:rsidRPr="00103BAB" w:rsidRDefault="002751D5" w:rsidP="005F2E1A">
            <w:pPr>
              <w:rPr>
                <w:rFonts w:asciiTheme="majorEastAsia" w:eastAsiaTheme="majorEastAsia" w:hAnsiTheme="majorEastAsia"/>
                <w:lang w:val="vi-VN"/>
              </w:rPr>
            </w:pPr>
          </w:p>
        </w:tc>
        <w:tc>
          <w:tcPr>
            <w:tcW w:w="2416" w:type="dxa"/>
          </w:tcPr>
          <w:p w:rsidR="002751D5" w:rsidRPr="00103BAB" w:rsidRDefault="002751D5" w:rsidP="005F2E1A">
            <w:pPr>
              <w:rPr>
                <w:rFonts w:asciiTheme="majorEastAsia" w:eastAsiaTheme="majorEastAsia" w:hAnsiTheme="majorEastAsia"/>
                <w:lang w:val="vi-VN"/>
              </w:rPr>
            </w:pPr>
          </w:p>
        </w:tc>
      </w:tr>
      <w:tr w:rsidR="002751D5" w:rsidRPr="00103BAB" w:rsidTr="005F2E1A">
        <w:tc>
          <w:tcPr>
            <w:tcW w:w="2519" w:type="dxa"/>
          </w:tcPr>
          <w:p w:rsidR="002751D5" w:rsidRPr="00103BAB" w:rsidRDefault="002751D5"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部署</w:t>
            </w:r>
          </w:p>
          <w:p w:rsidR="00B94F46" w:rsidRPr="00103BAB" w:rsidRDefault="00B94F46" w:rsidP="005F2E1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2300A366" wp14:editId="6A8957B8">
                  <wp:extent cx="1397000" cy="78740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397000" cy="787400"/>
                          </a:xfrm>
                          <a:prstGeom prst="rect">
                            <a:avLst/>
                          </a:prstGeom>
                        </pic:spPr>
                      </pic:pic>
                    </a:graphicData>
                  </a:graphic>
                </wp:inline>
              </w:drawing>
            </w:r>
          </w:p>
        </w:tc>
        <w:tc>
          <w:tcPr>
            <w:tcW w:w="1216" w:type="dxa"/>
          </w:tcPr>
          <w:p w:rsidR="002751D5" w:rsidRPr="00103BAB" w:rsidRDefault="002751D5"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チェックボックスリスト</w:t>
            </w:r>
          </w:p>
        </w:tc>
        <w:tc>
          <w:tcPr>
            <w:tcW w:w="1056" w:type="dxa"/>
          </w:tcPr>
          <w:p w:rsidR="002751D5" w:rsidRPr="00103BAB" w:rsidRDefault="002751D5"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CheckBox</w:t>
            </w:r>
            <w:proofErr w:type="spellEnd"/>
            <w:r w:rsidRPr="00103BAB">
              <w:rPr>
                <w:rFonts w:asciiTheme="majorEastAsia" w:eastAsiaTheme="majorEastAsia" w:hAnsiTheme="majorEastAsia" w:hint="eastAsia"/>
              </w:rPr>
              <w:t xml:space="preserve"> List</w:t>
            </w:r>
          </w:p>
        </w:tc>
        <w:tc>
          <w:tcPr>
            <w:tcW w:w="998" w:type="dxa"/>
          </w:tcPr>
          <w:p w:rsidR="002751D5" w:rsidRPr="00103BAB" w:rsidRDefault="002751D5" w:rsidP="005F2E1A">
            <w:pPr>
              <w:jc w:val="center"/>
              <w:rPr>
                <w:rFonts w:asciiTheme="majorEastAsia" w:eastAsiaTheme="majorEastAsia" w:hAnsiTheme="majorEastAsia"/>
                <w:color w:val="FF0000"/>
              </w:rPr>
            </w:pPr>
          </w:p>
        </w:tc>
        <w:tc>
          <w:tcPr>
            <w:tcW w:w="2642" w:type="dxa"/>
          </w:tcPr>
          <w:p w:rsidR="002751D5" w:rsidRPr="00103BAB" w:rsidRDefault="00FC6588"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No.4</w:t>
            </w:r>
            <w:r w:rsidR="002751D5" w:rsidRPr="00103BAB">
              <w:rPr>
                <w:rFonts w:asciiTheme="majorEastAsia" w:eastAsiaTheme="majorEastAsia" w:hAnsiTheme="majorEastAsia" w:hint="eastAsia"/>
                <w:lang w:val="vi-VN"/>
              </w:rPr>
              <w:t>選択された部署の中にの全てユーザにこの案件リストを共有する</w:t>
            </w:r>
          </w:p>
          <w:p w:rsidR="00B94F46" w:rsidRPr="00103BAB" w:rsidRDefault="00B94F46"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・テキスト欄に部署名を入力すると部署リスト内に絞ることができる</w:t>
            </w:r>
          </w:p>
        </w:tc>
        <w:tc>
          <w:tcPr>
            <w:tcW w:w="2416" w:type="dxa"/>
          </w:tcPr>
          <w:p w:rsidR="002751D5" w:rsidRPr="00103BAB" w:rsidRDefault="002751D5" w:rsidP="005F2E1A">
            <w:pPr>
              <w:rPr>
                <w:rFonts w:asciiTheme="majorEastAsia" w:eastAsiaTheme="majorEastAsia" w:hAnsiTheme="majorEastAsia"/>
                <w:lang w:val="vi-VN"/>
              </w:rPr>
            </w:pPr>
          </w:p>
        </w:tc>
      </w:tr>
      <w:tr w:rsidR="002751D5" w:rsidRPr="00103BAB" w:rsidTr="005F2E1A">
        <w:tc>
          <w:tcPr>
            <w:tcW w:w="2519" w:type="dxa"/>
          </w:tcPr>
          <w:p w:rsidR="002751D5" w:rsidRPr="00103BAB" w:rsidRDefault="002751D5"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lastRenderedPageBreak/>
              <w:t>ユーザ</w:t>
            </w:r>
          </w:p>
          <w:p w:rsidR="00B94F46" w:rsidRPr="00103BAB" w:rsidRDefault="00B94F46" w:rsidP="005F2E1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31F71B9D" wp14:editId="6FEB33D8">
                  <wp:extent cx="1397000" cy="7620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397000" cy="762000"/>
                          </a:xfrm>
                          <a:prstGeom prst="rect">
                            <a:avLst/>
                          </a:prstGeom>
                        </pic:spPr>
                      </pic:pic>
                    </a:graphicData>
                  </a:graphic>
                </wp:inline>
              </w:drawing>
            </w:r>
          </w:p>
        </w:tc>
        <w:tc>
          <w:tcPr>
            <w:tcW w:w="1216" w:type="dxa"/>
          </w:tcPr>
          <w:p w:rsidR="002751D5" w:rsidRPr="00103BAB" w:rsidRDefault="002751D5"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チェックボックスリスト</w:t>
            </w:r>
          </w:p>
        </w:tc>
        <w:tc>
          <w:tcPr>
            <w:tcW w:w="1056" w:type="dxa"/>
          </w:tcPr>
          <w:p w:rsidR="002751D5" w:rsidRPr="00103BAB" w:rsidRDefault="002751D5"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CheckBox</w:t>
            </w:r>
            <w:proofErr w:type="spellEnd"/>
            <w:r w:rsidRPr="00103BAB">
              <w:rPr>
                <w:rFonts w:asciiTheme="majorEastAsia" w:eastAsiaTheme="majorEastAsia" w:hAnsiTheme="majorEastAsia" w:hint="eastAsia"/>
              </w:rPr>
              <w:t xml:space="preserve"> List</w:t>
            </w:r>
          </w:p>
        </w:tc>
        <w:tc>
          <w:tcPr>
            <w:tcW w:w="998" w:type="dxa"/>
          </w:tcPr>
          <w:p w:rsidR="002751D5" w:rsidRPr="00103BAB" w:rsidRDefault="002751D5" w:rsidP="005F2E1A">
            <w:pPr>
              <w:jc w:val="center"/>
              <w:rPr>
                <w:rFonts w:asciiTheme="majorEastAsia" w:eastAsiaTheme="majorEastAsia" w:hAnsiTheme="majorEastAsia"/>
                <w:color w:val="FF0000"/>
              </w:rPr>
            </w:pPr>
          </w:p>
        </w:tc>
        <w:tc>
          <w:tcPr>
            <w:tcW w:w="2642" w:type="dxa"/>
          </w:tcPr>
          <w:p w:rsidR="002751D5" w:rsidRPr="00103BAB" w:rsidRDefault="00FC6588"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No.5</w:t>
            </w:r>
            <w:r w:rsidR="002751D5" w:rsidRPr="00103BAB">
              <w:rPr>
                <w:rFonts w:asciiTheme="majorEastAsia" w:eastAsiaTheme="majorEastAsia" w:hAnsiTheme="majorEastAsia" w:hint="eastAsia"/>
                <w:lang w:val="vi-VN"/>
              </w:rPr>
              <w:t>選択されたユーザにこの案件リストを共有する</w:t>
            </w:r>
          </w:p>
          <w:p w:rsidR="00B94F46" w:rsidRPr="00103BAB" w:rsidRDefault="00B94F46"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・テキスト欄にユーザ名を入力するとユーザリスト内に絞ることができる</w:t>
            </w:r>
          </w:p>
        </w:tc>
        <w:tc>
          <w:tcPr>
            <w:tcW w:w="2416" w:type="dxa"/>
          </w:tcPr>
          <w:p w:rsidR="002751D5" w:rsidRPr="00103BAB" w:rsidRDefault="002751D5" w:rsidP="005F2E1A">
            <w:pPr>
              <w:rPr>
                <w:rFonts w:asciiTheme="majorEastAsia" w:eastAsiaTheme="majorEastAsia" w:hAnsiTheme="majorEastAsia"/>
                <w:lang w:val="vi-VN"/>
              </w:rPr>
            </w:pPr>
          </w:p>
        </w:tc>
      </w:tr>
      <w:tr w:rsidR="00B86861" w:rsidRPr="00103BAB" w:rsidTr="005F2E1A">
        <w:tc>
          <w:tcPr>
            <w:tcW w:w="2519" w:type="dxa"/>
          </w:tcPr>
          <w:p w:rsidR="00B86861" w:rsidRPr="00103BAB" w:rsidRDefault="00B86861"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項目一覧</w:t>
            </w:r>
          </w:p>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2D30CF32" wp14:editId="44897007">
                  <wp:extent cx="1477645" cy="577850"/>
                  <wp:effectExtent l="0" t="0" r="8255" b="0"/>
                  <wp:docPr id="299" name="図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478220" cy="578075"/>
                          </a:xfrm>
                          <a:prstGeom prst="rect">
                            <a:avLst/>
                          </a:prstGeom>
                        </pic:spPr>
                      </pic:pic>
                    </a:graphicData>
                  </a:graphic>
                </wp:inline>
              </w:drawing>
            </w:r>
          </w:p>
        </w:tc>
        <w:tc>
          <w:tcPr>
            <w:tcW w:w="1216" w:type="dxa"/>
          </w:tcPr>
          <w:p w:rsidR="00B86861" w:rsidRPr="00103BAB" w:rsidRDefault="00B86861"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B86861" w:rsidRPr="00103BAB" w:rsidRDefault="00B86861" w:rsidP="005F2E1A">
            <w:pPr>
              <w:jc w:val="center"/>
              <w:rPr>
                <w:rFonts w:asciiTheme="majorEastAsia" w:eastAsiaTheme="majorEastAsia" w:hAnsiTheme="majorEastAsia"/>
              </w:rPr>
            </w:pPr>
          </w:p>
        </w:tc>
        <w:tc>
          <w:tcPr>
            <w:tcW w:w="998" w:type="dxa"/>
          </w:tcPr>
          <w:p w:rsidR="00B86861" w:rsidRPr="00103BAB" w:rsidRDefault="00B86861" w:rsidP="005F2E1A">
            <w:pPr>
              <w:jc w:val="center"/>
              <w:rPr>
                <w:rFonts w:asciiTheme="majorEastAsia" w:eastAsiaTheme="majorEastAsia" w:hAnsiTheme="majorEastAsia"/>
                <w:color w:val="FF0000"/>
              </w:rPr>
            </w:pPr>
          </w:p>
        </w:tc>
        <w:tc>
          <w:tcPr>
            <w:tcW w:w="2642" w:type="dxa"/>
          </w:tcPr>
          <w:p w:rsidR="00B86861" w:rsidRPr="00103BAB" w:rsidRDefault="007552C3"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No.6受付情報の中リストに表示できる項目一覧を表示する</w:t>
            </w:r>
          </w:p>
        </w:tc>
        <w:tc>
          <w:tcPr>
            <w:tcW w:w="2416" w:type="dxa"/>
          </w:tcPr>
          <w:p w:rsidR="00B86861" w:rsidRPr="00103BAB" w:rsidRDefault="00B86861" w:rsidP="005F2E1A">
            <w:pPr>
              <w:rPr>
                <w:rFonts w:asciiTheme="majorEastAsia" w:eastAsiaTheme="majorEastAsia" w:hAnsiTheme="majorEastAsia"/>
                <w:lang w:val="vi-VN"/>
              </w:rPr>
            </w:pPr>
          </w:p>
        </w:tc>
      </w:tr>
      <w:tr w:rsidR="00B86861" w:rsidRPr="00103BAB" w:rsidTr="005F2E1A">
        <w:tc>
          <w:tcPr>
            <w:tcW w:w="2519" w:type="dxa"/>
          </w:tcPr>
          <w:p w:rsidR="00B86861" w:rsidRPr="00103BAB" w:rsidRDefault="00B86861"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リストに表示項目</w:t>
            </w:r>
          </w:p>
        </w:tc>
        <w:tc>
          <w:tcPr>
            <w:tcW w:w="1216" w:type="dxa"/>
          </w:tcPr>
          <w:p w:rsidR="00B86861" w:rsidRPr="00103BAB" w:rsidRDefault="00B86861"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B86861" w:rsidRPr="00103BAB" w:rsidRDefault="00B86861" w:rsidP="005F2E1A">
            <w:pPr>
              <w:jc w:val="center"/>
              <w:rPr>
                <w:rFonts w:asciiTheme="majorEastAsia" w:eastAsiaTheme="majorEastAsia" w:hAnsiTheme="majorEastAsia"/>
              </w:rPr>
            </w:pPr>
          </w:p>
        </w:tc>
        <w:tc>
          <w:tcPr>
            <w:tcW w:w="998" w:type="dxa"/>
          </w:tcPr>
          <w:p w:rsidR="00B86861" w:rsidRPr="00103BAB" w:rsidRDefault="00B86861" w:rsidP="005F2E1A">
            <w:pPr>
              <w:jc w:val="center"/>
              <w:rPr>
                <w:rFonts w:asciiTheme="majorEastAsia" w:eastAsiaTheme="majorEastAsia" w:hAnsiTheme="majorEastAsia"/>
                <w:color w:val="FF0000"/>
              </w:rPr>
            </w:pPr>
          </w:p>
        </w:tc>
        <w:tc>
          <w:tcPr>
            <w:tcW w:w="2642" w:type="dxa"/>
          </w:tcPr>
          <w:p w:rsidR="00B86861" w:rsidRPr="00103BAB" w:rsidRDefault="007552C3"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No.7「項目一覧」から選択された項目が案件リストに表示させる</w:t>
            </w:r>
          </w:p>
        </w:tc>
        <w:tc>
          <w:tcPr>
            <w:tcW w:w="2416" w:type="dxa"/>
          </w:tcPr>
          <w:p w:rsidR="00B86861" w:rsidRPr="00103BAB" w:rsidRDefault="00B86861" w:rsidP="005F2E1A">
            <w:pPr>
              <w:rPr>
                <w:rFonts w:asciiTheme="majorEastAsia" w:eastAsiaTheme="majorEastAsia" w:hAnsiTheme="majorEastAsia"/>
                <w:lang w:val="vi-VN"/>
              </w:rPr>
            </w:pPr>
          </w:p>
        </w:tc>
      </w:tr>
      <w:tr w:rsidR="009E458B" w:rsidRPr="00103BAB" w:rsidTr="005F2E1A">
        <w:tc>
          <w:tcPr>
            <w:tcW w:w="2519" w:type="dxa"/>
          </w:tcPr>
          <w:p w:rsidR="009E458B" w:rsidRPr="00103BAB" w:rsidRDefault="009E458B"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79BA597" wp14:editId="592C8505">
                  <wp:extent cx="1368403" cy="504659"/>
                  <wp:effectExtent l="0" t="0" r="381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69990" cy="505244"/>
                          </a:xfrm>
                          <a:prstGeom prst="rect">
                            <a:avLst/>
                          </a:prstGeom>
                        </pic:spPr>
                      </pic:pic>
                    </a:graphicData>
                  </a:graphic>
                </wp:inline>
              </w:drawing>
            </w:r>
          </w:p>
        </w:tc>
        <w:tc>
          <w:tcPr>
            <w:tcW w:w="1216" w:type="dxa"/>
          </w:tcPr>
          <w:p w:rsidR="009E458B" w:rsidRPr="00103BAB" w:rsidRDefault="009E458B"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「一致、又は」</w:t>
            </w:r>
          </w:p>
          <w:p w:rsidR="009E458B" w:rsidRPr="00103BAB" w:rsidRDefault="009E458B"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「AND、OR」</w:t>
            </w:r>
          </w:p>
        </w:tc>
        <w:tc>
          <w:tcPr>
            <w:tcW w:w="1056" w:type="dxa"/>
          </w:tcPr>
          <w:p w:rsidR="009E458B" w:rsidRPr="00103BAB" w:rsidRDefault="009E458B" w:rsidP="005F2E1A">
            <w:pPr>
              <w:rPr>
                <w:rFonts w:asciiTheme="majorEastAsia" w:eastAsiaTheme="majorEastAsia" w:hAnsiTheme="majorEastAsia"/>
              </w:rPr>
            </w:pPr>
          </w:p>
        </w:tc>
        <w:tc>
          <w:tcPr>
            <w:tcW w:w="998" w:type="dxa"/>
          </w:tcPr>
          <w:p w:rsidR="009E458B" w:rsidRPr="00103BAB" w:rsidRDefault="009E458B" w:rsidP="005F2E1A">
            <w:pPr>
              <w:rPr>
                <w:rFonts w:asciiTheme="majorEastAsia" w:eastAsiaTheme="majorEastAsia" w:hAnsiTheme="majorEastAsia"/>
              </w:rPr>
            </w:pPr>
          </w:p>
        </w:tc>
        <w:tc>
          <w:tcPr>
            <w:tcW w:w="2642" w:type="dxa"/>
          </w:tcPr>
          <w:p w:rsidR="009E458B" w:rsidRPr="00103BAB" w:rsidRDefault="00D90935"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No.8</w:t>
            </w:r>
            <w:r w:rsidR="009E458B" w:rsidRPr="00103BAB">
              <w:rPr>
                <w:rFonts w:asciiTheme="majorEastAsia" w:eastAsiaTheme="majorEastAsia" w:hAnsiTheme="majorEastAsia" w:hint="eastAsia"/>
              </w:rPr>
              <w:t>選択した</w:t>
            </w:r>
            <w:r w:rsidR="0044111B" w:rsidRPr="00103BAB">
              <w:rPr>
                <w:rFonts w:asciiTheme="majorEastAsia" w:eastAsiaTheme="majorEastAsia" w:hAnsiTheme="majorEastAsia" w:hint="eastAsia"/>
              </w:rPr>
              <w:t>「AND又はOR」</w:t>
            </w:r>
            <w:r w:rsidR="009E458B" w:rsidRPr="00103BAB">
              <w:rPr>
                <w:rFonts w:asciiTheme="majorEastAsia" w:eastAsiaTheme="majorEastAsia" w:hAnsiTheme="majorEastAsia" w:hint="eastAsia"/>
              </w:rPr>
              <w:t>条件で検索する</w:t>
            </w:r>
          </w:p>
        </w:tc>
        <w:tc>
          <w:tcPr>
            <w:tcW w:w="2416" w:type="dxa"/>
          </w:tcPr>
          <w:p w:rsidR="009E458B" w:rsidRPr="00103BAB" w:rsidRDefault="009E458B" w:rsidP="005F2E1A">
            <w:pPr>
              <w:rPr>
                <w:rFonts w:asciiTheme="majorEastAsia" w:eastAsiaTheme="majorEastAsia" w:hAnsiTheme="majorEastAsia"/>
                <w:lang w:val="vi-VN"/>
              </w:rPr>
            </w:pPr>
          </w:p>
        </w:tc>
      </w:tr>
      <w:tr w:rsidR="009E458B" w:rsidRPr="00103BAB" w:rsidTr="005F2E1A">
        <w:tc>
          <w:tcPr>
            <w:tcW w:w="2519" w:type="dxa"/>
          </w:tcPr>
          <w:p w:rsidR="009E458B" w:rsidRPr="00103BAB" w:rsidRDefault="00A62B2D" w:rsidP="005F2E1A">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845632" behindDoc="0" locked="0" layoutInCell="1" allowOverlap="1" wp14:anchorId="1BF7F1A0" wp14:editId="11FD54AE">
                      <wp:simplePos x="0" y="0"/>
                      <wp:positionH relativeFrom="column">
                        <wp:posOffset>984885</wp:posOffset>
                      </wp:positionH>
                      <wp:positionV relativeFrom="paragraph">
                        <wp:posOffset>1206500</wp:posOffset>
                      </wp:positionV>
                      <wp:extent cx="485775" cy="485775"/>
                      <wp:effectExtent l="0" t="0" r="0" b="0"/>
                      <wp:wrapNone/>
                      <wp:docPr id="49" name="七角形 4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3332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49" o:spid="_x0000_s1110" style="position:absolute;left:0;text-align:left;margin-left:77.55pt;margin-top:95pt;width:38.25pt;height:3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2yJnQIAAHQ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3332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43584" behindDoc="0" locked="0" layoutInCell="1" allowOverlap="1" wp14:anchorId="3EA64A9D" wp14:editId="0C8933BE">
                      <wp:simplePos x="0" y="0"/>
                      <wp:positionH relativeFrom="column">
                        <wp:posOffset>858520</wp:posOffset>
                      </wp:positionH>
                      <wp:positionV relativeFrom="paragraph">
                        <wp:posOffset>13970</wp:posOffset>
                      </wp:positionV>
                      <wp:extent cx="485775" cy="485775"/>
                      <wp:effectExtent l="0" t="0" r="0" b="0"/>
                      <wp:wrapNone/>
                      <wp:docPr id="46" name="七角形 4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61811">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46" o:spid="_x0000_s1111" style="position:absolute;left:0;text-align:left;margin-left:67.6pt;margin-top:1.1pt;width:38.25pt;height:38.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fnQIAAHQ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61811">
                            <w:pPr>
                              <w:jc w:val="center"/>
                              <w:rPr>
                                <w:b/>
                                <w:color w:val="FF0000"/>
                                <w:sz w:val="24"/>
                                <w:szCs w:val="24"/>
                              </w:rPr>
                            </w:pPr>
                            <w:r w:rsidRPr="00673E52">
                              <w:rPr>
                                <w:rFonts w:hint="eastAsia"/>
                                <w:b/>
                                <w:color w:val="FF0000"/>
                                <w:sz w:val="24"/>
                                <w:szCs w:val="24"/>
                              </w:rPr>
                              <w:t>1</w:t>
                            </w:r>
                          </w:p>
                        </w:txbxContent>
                      </v:textbox>
                    </v:shape>
                  </w:pict>
                </mc:Fallback>
              </mc:AlternateContent>
            </w:r>
            <w:r w:rsidR="009E458B" w:rsidRPr="00103BAB">
              <w:rPr>
                <w:rFonts w:asciiTheme="majorEastAsia" w:eastAsiaTheme="majorEastAsia" w:hAnsiTheme="majorEastAsia" w:hint="eastAsia"/>
                <w:noProof/>
              </w:rPr>
              <mc:AlternateContent>
                <mc:Choice Requires="wps">
                  <w:drawing>
                    <wp:anchor distT="0" distB="0" distL="114300" distR="114300" simplePos="0" relativeHeight="251844608" behindDoc="0" locked="0" layoutInCell="1" allowOverlap="1" wp14:anchorId="0692B72D" wp14:editId="4589E0D6">
                      <wp:simplePos x="0" y="0"/>
                      <wp:positionH relativeFrom="column">
                        <wp:posOffset>1071924</wp:posOffset>
                      </wp:positionH>
                      <wp:positionV relativeFrom="paragraph">
                        <wp:posOffset>227965</wp:posOffset>
                      </wp:positionV>
                      <wp:extent cx="485775" cy="485775"/>
                      <wp:effectExtent l="0" t="0" r="0" b="0"/>
                      <wp:wrapNone/>
                      <wp:docPr id="53" name="七角形 5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161811">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53" o:spid="_x0000_s1112" style="position:absolute;left:0;text-align:left;margin-left:84.4pt;margin-top:17.95pt;width:38.25pt;height:38.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hFqnQIAAHQ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161811">
                            <w:pPr>
                              <w:jc w:val="center"/>
                              <w:rPr>
                                <w:b/>
                                <w:color w:val="FF0000"/>
                                <w:sz w:val="24"/>
                                <w:szCs w:val="24"/>
                              </w:rPr>
                            </w:pPr>
                            <w:r>
                              <w:rPr>
                                <w:rFonts w:hint="eastAsia"/>
                                <w:b/>
                                <w:color w:val="FF0000"/>
                                <w:sz w:val="24"/>
                                <w:szCs w:val="24"/>
                              </w:rPr>
                              <w:t>２</w:t>
                            </w:r>
                          </w:p>
                        </w:txbxContent>
                      </v:textbox>
                    </v:shape>
                  </w:pict>
                </mc:Fallback>
              </mc:AlternateContent>
            </w:r>
            <w:r w:rsidR="009E458B" w:rsidRPr="00103BAB">
              <w:rPr>
                <w:rFonts w:asciiTheme="majorEastAsia" w:eastAsiaTheme="majorEastAsia" w:hAnsiTheme="majorEastAsia"/>
                <w:noProof/>
              </w:rPr>
              <w:drawing>
                <wp:inline distT="0" distB="0" distL="0" distR="0" wp14:anchorId="55834104" wp14:editId="2762170A">
                  <wp:extent cx="1374798" cy="513419"/>
                  <wp:effectExtent l="0" t="0" r="0" b="1270"/>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00361" cy="522966"/>
                          </a:xfrm>
                          <a:prstGeom prst="rect">
                            <a:avLst/>
                          </a:prstGeom>
                        </pic:spPr>
                      </pic:pic>
                    </a:graphicData>
                  </a:graphic>
                </wp:inline>
              </w:drawing>
            </w:r>
          </w:p>
        </w:tc>
        <w:tc>
          <w:tcPr>
            <w:tcW w:w="1216" w:type="dxa"/>
          </w:tcPr>
          <w:p w:rsidR="009E458B" w:rsidRPr="00103BAB" w:rsidRDefault="009E458B"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9E458B" w:rsidRPr="00103BAB" w:rsidRDefault="009E458B" w:rsidP="005F2E1A">
            <w:pPr>
              <w:rPr>
                <w:rFonts w:asciiTheme="majorEastAsia" w:eastAsiaTheme="majorEastAsia" w:hAnsiTheme="majorEastAsia"/>
              </w:rPr>
            </w:pPr>
          </w:p>
        </w:tc>
        <w:tc>
          <w:tcPr>
            <w:tcW w:w="998" w:type="dxa"/>
          </w:tcPr>
          <w:p w:rsidR="009E458B" w:rsidRPr="00103BAB" w:rsidRDefault="009E458B" w:rsidP="005F2E1A">
            <w:pPr>
              <w:rPr>
                <w:rFonts w:asciiTheme="majorEastAsia" w:eastAsiaTheme="majorEastAsia" w:hAnsiTheme="majorEastAsia"/>
              </w:rPr>
            </w:pPr>
          </w:p>
        </w:tc>
        <w:tc>
          <w:tcPr>
            <w:tcW w:w="2642" w:type="dxa"/>
          </w:tcPr>
          <w:p w:rsidR="00A62B2D" w:rsidRPr="00103BAB" w:rsidRDefault="00D90935" w:rsidP="002751D5">
            <w:pPr>
              <w:rPr>
                <w:rFonts w:asciiTheme="majorEastAsia" w:eastAsiaTheme="majorEastAsia" w:hAnsiTheme="majorEastAsia"/>
              </w:rPr>
            </w:pPr>
            <w:r w:rsidRPr="00103BAB">
              <w:rPr>
                <w:rFonts w:asciiTheme="majorEastAsia" w:eastAsiaTheme="majorEastAsia" w:hAnsiTheme="majorEastAsia" w:hint="eastAsia"/>
                <w:lang w:val="vi-VN"/>
              </w:rPr>
              <w:t>No.8</w:t>
            </w:r>
            <w:r w:rsidR="00A62B2D" w:rsidRPr="00103BAB">
              <w:rPr>
                <w:rFonts w:asciiTheme="majorEastAsia" w:eastAsiaTheme="majorEastAsia" w:hAnsiTheme="majorEastAsia" w:hint="eastAsia"/>
              </w:rPr>
              <w:t>「＋」No.1ボタンをクリックしたら、新しく検索条件を追加される</w:t>
            </w:r>
          </w:p>
          <w:p w:rsidR="009E458B" w:rsidRPr="00103BAB" w:rsidRDefault="00D90935"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No.8</w:t>
            </w:r>
            <w:r w:rsidR="009E458B" w:rsidRPr="00103BAB">
              <w:rPr>
                <w:rFonts w:asciiTheme="majorEastAsia" w:eastAsiaTheme="majorEastAsia" w:hAnsiTheme="majorEastAsia" w:hint="eastAsia"/>
              </w:rPr>
              <w:t>「＋」No.2ボタンをクリックしたら、新しく検索条件ブロックを追加される</w:t>
            </w:r>
          </w:p>
        </w:tc>
        <w:tc>
          <w:tcPr>
            <w:tcW w:w="2416" w:type="dxa"/>
          </w:tcPr>
          <w:p w:rsidR="009E458B" w:rsidRPr="00103BAB" w:rsidRDefault="009E458B" w:rsidP="005F2E1A">
            <w:pPr>
              <w:rPr>
                <w:rFonts w:asciiTheme="majorEastAsia" w:eastAsiaTheme="majorEastAsia" w:hAnsiTheme="majorEastAsia"/>
                <w:lang w:val="vi-VN"/>
              </w:rPr>
            </w:pPr>
          </w:p>
        </w:tc>
      </w:tr>
      <w:tr w:rsidR="009E458B" w:rsidRPr="00103BAB" w:rsidTr="005F2E1A">
        <w:tc>
          <w:tcPr>
            <w:tcW w:w="2519" w:type="dxa"/>
          </w:tcPr>
          <w:p w:rsidR="009E458B" w:rsidRPr="00103BAB" w:rsidRDefault="00A62B2D" w:rsidP="005F2E1A">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846656" behindDoc="0" locked="0" layoutInCell="1" allowOverlap="1" wp14:anchorId="791A9347" wp14:editId="0B90F0EC">
                      <wp:simplePos x="0" y="0"/>
                      <wp:positionH relativeFrom="column">
                        <wp:posOffset>1016635</wp:posOffset>
                      </wp:positionH>
                      <wp:positionV relativeFrom="paragraph">
                        <wp:posOffset>214630</wp:posOffset>
                      </wp:positionV>
                      <wp:extent cx="485775" cy="485775"/>
                      <wp:effectExtent l="0" t="0" r="0" b="0"/>
                      <wp:wrapNone/>
                      <wp:docPr id="55" name="七角形 5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E3332A">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4FD4D75D" wp14:editId="3356E633">
                                        <wp:extent cx="180975" cy="180975"/>
                                        <wp:effectExtent l="0" t="0" r="0" b="0"/>
                                        <wp:docPr id="368" name="図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55" o:spid="_x0000_s1113" style="position:absolute;left:0;text-align:left;margin-left:80.05pt;margin-top:16.9pt;width:38.25pt;height:38.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BfnAIAAHQ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E3332A">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4FD4D75D" wp14:editId="3356E633">
                                  <wp:extent cx="180975" cy="180975"/>
                                  <wp:effectExtent l="0" t="0" r="0" b="0"/>
                                  <wp:docPr id="368" name="図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v:textbox>
                    </v:shape>
                  </w:pict>
                </mc:Fallback>
              </mc:AlternateContent>
            </w:r>
            <w:r w:rsidR="009E458B" w:rsidRPr="00103BAB">
              <w:rPr>
                <w:rFonts w:asciiTheme="majorEastAsia" w:eastAsiaTheme="majorEastAsia" w:hAnsiTheme="majorEastAsia"/>
                <w:noProof/>
              </w:rPr>
              <w:drawing>
                <wp:inline distT="0" distB="0" distL="0" distR="0" wp14:anchorId="52775763" wp14:editId="47606002">
                  <wp:extent cx="1368403" cy="505293"/>
                  <wp:effectExtent l="0" t="0" r="3810" b="9525"/>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9406" cy="505663"/>
                          </a:xfrm>
                          <a:prstGeom prst="rect">
                            <a:avLst/>
                          </a:prstGeom>
                        </pic:spPr>
                      </pic:pic>
                    </a:graphicData>
                  </a:graphic>
                </wp:inline>
              </w:drawing>
            </w:r>
          </w:p>
        </w:tc>
        <w:tc>
          <w:tcPr>
            <w:tcW w:w="1216" w:type="dxa"/>
          </w:tcPr>
          <w:p w:rsidR="009E458B" w:rsidRPr="00103BAB" w:rsidRDefault="009E458B"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9E458B" w:rsidRPr="00103BAB" w:rsidRDefault="009E458B" w:rsidP="005F2E1A">
            <w:pPr>
              <w:rPr>
                <w:rFonts w:asciiTheme="majorEastAsia" w:eastAsiaTheme="majorEastAsia" w:hAnsiTheme="majorEastAsia"/>
              </w:rPr>
            </w:pPr>
          </w:p>
        </w:tc>
        <w:tc>
          <w:tcPr>
            <w:tcW w:w="998" w:type="dxa"/>
          </w:tcPr>
          <w:p w:rsidR="009E458B" w:rsidRPr="00103BAB" w:rsidRDefault="009E458B" w:rsidP="005F2E1A">
            <w:pPr>
              <w:rPr>
                <w:rFonts w:asciiTheme="majorEastAsia" w:eastAsiaTheme="majorEastAsia" w:hAnsiTheme="majorEastAsia"/>
              </w:rPr>
            </w:pPr>
          </w:p>
        </w:tc>
        <w:tc>
          <w:tcPr>
            <w:tcW w:w="2642" w:type="dxa"/>
          </w:tcPr>
          <w:p w:rsidR="009E458B" w:rsidRPr="00103BAB" w:rsidRDefault="00D90935" w:rsidP="002751D5">
            <w:pPr>
              <w:rPr>
                <w:rFonts w:asciiTheme="majorEastAsia" w:eastAsiaTheme="majorEastAsia" w:hAnsiTheme="majorEastAsia"/>
              </w:rPr>
            </w:pPr>
            <w:r w:rsidRPr="00103BAB">
              <w:rPr>
                <w:rFonts w:asciiTheme="majorEastAsia" w:eastAsiaTheme="majorEastAsia" w:hAnsiTheme="majorEastAsia" w:hint="eastAsia"/>
                <w:lang w:val="vi-VN"/>
              </w:rPr>
              <w:t>No.8</w:t>
            </w:r>
            <w:r w:rsidR="009E458B" w:rsidRPr="00103BAB">
              <w:rPr>
                <w:rFonts w:asciiTheme="majorEastAsia" w:eastAsiaTheme="majorEastAsia" w:hAnsiTheme="majorEastAsia" w:hint="eastAsia"/>
              </w:rPr>
              <w:t>「</w:t>
            </w:r>
            <w:r w:rsidR="009E458B" w:rsidRPr="00103BAB">
              <w:rPr>
                <w:rFonts w:asciiTheme="majorEastAsia" w:eastAsiaTheme="majorEastAsia" w:hAnsiTheme="majorEastAsia" w:cs="Times New Roman" w:hint="eastAsia"/>
                <w:lang w:val="vi-VN"/>
              </w:rPr>
              <w:t>－</w:t>
            </w:r>
            <w:r w:rsidR="009E458B" w:rsidRPr="00103BAB">
              <w:rPr>
                <w:rFonts w:asciiTheme="majorEastAsia" w:eastAsiaTheme="majorEastAsia" w:hAnsiTheme="majorEastAsia" w:hint="eastAsia"/>
              </w:rPr>
              <w:t>」No.1ボタンをクリックしたら、</w:t>
            </w:r>
            <w:r w:rsidR="00B82828" w:rsidRPr="00103BAB">
              <w:rPr>
                <w:rFonts w:asciiTheme="majorEastAsia" w:eastAsiaTheme="majorEastAsia" w:hAnsiTheme="majorEastAsia" w:hint="eastAsia"/>
              </w:rPr>
              <w:t>クリックした</w:t>
            </w:r>
            <w:r w:rsidR="009E458B" w:rsidRPr="00103BAB">
              <w:rPr>
                <w:rFonts w:asciiTheme="majorEastAsia" w:eastAsiaTheme="majorEastAsia" w:hAnsiTheme="majorEastAsia" w:hint="eastAsia"/>
              </w:rPr>
              <w:t>検索条件を</w:t>
            </w:r>
            <w:r w:rsidR="00B82828" w:rsidRPr="00103BAB">
              <w:rPr>
                <w:rFonts w:asciiTheme="majorEastAsia" w:eastAsiaTheme="majorEastAsia" w:hAnsiTheme="majorEastAsia" w:hint="eastAsia"/>
              </w:rPr>
              <w:t>削除</w:t>
            </w:r>
            <w:r w:rsidR="009E458B" w:rsidRPr="00103BAB">
              <w:rPr>
                <w:rFonts w:asciiTheme="majorEastAsia" w:eastAsiaTheme="majorEastAsia" w:hAnsiTheme="majorEastAsia" w:hint="eastAsia"/>
              </w:rPr>
              <w:t>される</w:t>
            </w:r>
          </w:p>
          <w:p w:rsidR="00A62B2D" w:rsidRPr="00103BAB" w:rsidRDefault="00A62B2D" w:rsidP="002751D5">
            <w:pPr>
              <w:rPr>
                <w:rFonts w:asciiTheme="majorEastAsia" w:eastAsiaTheme="majorEastAsia" w:hAnsiTheme="majorEastAsia"/>
                <w:lang w:val="vi-VN"/>
              </w:rPr>
            </w:pP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」No.2ボタンをクリックしたら、</w:t>
            </w:r>
            <w:r w:rsidR="00B82828" w:rsidRPr="00103BAB">
              <w:rPr>
                <w:rFonts w:asciiTheme="majorEastAsia" w:eastAsiaTheme="majorEastAsia" w:hAnsiTheme="majorEastAsia" w:hint="eastAsia"/>
              </w:rPr>
              <w:t>クリックした</w:t>
            </w:r>
            <w:r w:rsidRPr="00103BAB">
              <w:rPr>
                <w:rFonts w:asciiTheme="majorEastAsia" w:eastAsiaTheme="majorEastAsia" w:hAnsiTheme="majorEastAsia" w:hint="eastAsia"/>
              </w:rPr>
              <w:t>検索条件ブロックを</w:t>
            </w:r>
            <w:r w:rsidR="00B82828" w:rsidRPr="00103BAB">
              <w:rPr>
                <w:rFonts w:asciiTheme="majorEastAsia" w:eastAsiaTheme="majorEastAsia" w:hAnsiTheme="majorEastAsia" w:hint="eastAsia"/>
              </w:rPr>
              <w:t>削除</w:t>
            </w:r>
            <w:r w:rsidRPr="00103BAB">
              <w:rPr>
                <w:rFonts w:asciiTheme="majorEastAsia" w:eastAsiaTheme="majorEastAsia" w:hAnsiTheme="majorEastAsia" w:hint="eastAsia"/>
              </w:rPr>
              <w:t>される</w:t>
            </w:r>
          </w:p>
        </w:tc>
        <w:tc>
          <w:tcPr>
            <w:tcW w:w="2416" w:type="dxa"/>
          </w:tcPr>
          <w:p w:rsidR="009E458B" w:rsidRPr="00103BAB" w:rsidRDefault="009E458B" w:rsidP="005F2E1A">
            <w:pPr>
              <w:rPr>
                <w:rFonts w:asciiTheme="majorEastAsia" w:eastAsiaTheme="majorEastAsia" w:hAnsiTheme="majorEastAsia"/>
                <w:lang w:val="vi-VN"/>
              </w:rPr>
            </w:pPr>
          </w:p>
        </w:tc>
      </w:tr>
      <w:tr w:rsidR="00D90935" w:rsidRPr="00103BAB" w:rsidTr="005F2E1A">
        <w:tc>
          <w:tcPr>
            <w:tcW w:w="2519" w:type="dxa"/>
          </w:tcPr>
          <w:p w:rsidR="00D90935" w:rsidRPr="00103BAB" w:rsidRDefault="00D90935"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7500DE8" wp14:editId="35326DAD">
                  <wp:extent cx="571500" cy="247650"/>
                  <wp:effectExtent l="0" t="0" r="0" b="0"/>
                  <wp:docPr id="278" name="図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71500" cy="247650"/>
                          </a:xfrm>
                          <a:prstGeom prst="rect">
                            <a:avLst/>
                          </a:prstGeom>
                        </pic:spPr>
                      </pic:pic>
                    </a:graphicData>
                  </a:graphic>
                </wp:inline>
              </w:drawing>
            </w:r>
          </w:p>
        </w:tc>
        <w:tc>
          <w:tcPr>
            <w:tcW w:w="1216" w:type="dxa"/>
          </w:tcPr>
          <w:p w:rsidR="00D90935" w:rsidRPr="00103BAB" w:rsidRDefault="00D90935"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D90935" w:rsidRPr="00103BAB" w:rsidRDefault="00D90935" w:rsidP="005F2E1A">
            <w:pPr>
              <w:rPr>
                <w:rFonts w:asciiTheme="majorEastAsia" w:eastAsiaTheme="majorEastAsia" w:hAnsiTheme="majorEastAsia"/>
              </w:rPr>
            </w:pPr>
          </w:p>
        </w:tc>
        <w:tc>
          <w:tcPr>
            <w:tcW w:w="998" w:type="dxa"/>
          </w:tcPr>
          <w:p w:rsidR="00D90935" w:rsidRPr="00103BAB" w:rsidRDefault="00D90935" w:rsidP="005F2E1A">
            <w:pPr>
              <w:rPr>
                <w:rFonts w:asciiTheme="majorEastAsia" w:eastAsiaTheme="majorEastAsia" w:hAnsiTheme="majorEastAsia"/>
              </w:rPr>
            </w:pPr>
          </w:p>
        </w:tc>
        <w:tc>
          <w:tcPr>
            <w:tcW w:w="2642" w:type="dxa"/>
          </w:tcPr>
          <w:p w:rsidR="00D90935" w:rsidRPr="00103BAB" w:rsidRDefault="00D90935"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No.9クリックしたら、上記に選択又は設定した条件で検索しNo.10「案件リスト」に表示する</w:t>
            </w:r>
          </w:p>
        </w:tc>
        <w:tc>
          <w:tcPr>
            <w:tcW w:w="2416" w:type="dxa"/>
          </w:tcPr>
          <w:p w:rsidR="00D90935" w:rsidRPr="00103BAB" w:rsidRDefault="00D90935" w:rsidP="005F2E1A">
            <w:pPr>
              <w:rPr>
                <w:rFonts w:asciiTheme="majorEastAsia" w:eastAsiaTheme="majorEastAsia" w:hAnsiTheme="majorEastAsia"/>
                <w:lang w:val="vi-VN"/>
              </w:rPr>
            </w:pPr>
          </w:p>
        </w:tc>
      </w:tr>
      <w:tr w:rsidR="00B11BF4" w:rsidRPr="00103BAB" w:rsidTr="005F2E1A">
        <w:tc>
          <w:tcPr>
            <w:tcW w:w="2519" w:type="dxa"/>
          </w:tcPr>
          <w:p w:rsidR="00B11BF4" w:rsidRPr="00103BAB" w:rsidRDefault="00B11BF4"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AA64B01" wp14:editId="0898584F">
                  <wp:extent cx="590550" cy="260350"/>
                  <wp:effectExtent l="0" t="0" r="0" b="635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0550" cy="260350"/>
                          </a:xfrm>
                          <a:prstGeom prst="rect">
                            <a:avLst/>
                          </a:prstGeom>
                        </pic:spPr>
                      </pic:pic>
                    </a:graphicData>
                  </a:graphic>
                </wp:inline>
              </w:drawing>
            </w:r>
          </w:p>
        </w:tc>
        <w:tc>
          <w:tcPr>
            <w:tcW w:w="1216" w:type="dxa"/>
          </w:tcPr>
          <w:p w:rsidR="00B11BF4" w:rsidRPr="00103BAB" w:rsidRDefault="00B11BF4"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B11BF4" w:rsidRPr="00103BAB" w:rsidRDefault="00B11BF4" w:rsidP="005F2E1A">
            <w:pPr>
              <w:jc w:val="center"/>
              <w:rPr>
                <w:rFonts w:asciiTheme="majorEastAsia" w:eastAsiaTheme="majorEastAsia" w:hAnsiTheme="majorEastAsia"/>
              </w:rPr>
            </w:pPr>
          </w:p>
        </w:tc>
        <w:tc>
          <w:tcPr>
            <w:tcW w:w="998" w:type="dxa"/>
          </w:tcPr>
          <w:p w:rsidR="00B11BF4" w:rsidRPr="00103BAB" w:rsidRDefault="00B11BF4" w:rsidP="005F2E1A">
            <w:pPr>
              <w:jc w:val="center"/>
              <w:rPr>
                <w:rFonts w:asciiTheme="majorEastAsia" w:eastAsiaTheme="majorEastAsia" w:hAnsiTheme="majorEastAsia"/>
                <w:color w:val="FF0000"/>
              </w:rPr>
            </w:pPr>
          </w:p>
        </w:tc>
        <w:tc>
          <w:tcPr>
            <w:tcW w:w="2642" w:type="dxa"/>
          </w:tcPr>
          <w:p w:rsidR="00B11BF4" w:rsidRPr="00103BAB" w:rsidRDefault="00B11BF4"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No.1クリックしたら、案件リスト一覧に遷移する</w:t>
            </w:r>
          </w:p>
        </w:tc>
        <w:tc>
          <w:tcPr>
            <w:tcW w:w="2416" w:type="dxa"/>
          </w:tcPr>
          <w:p w:rsidR="00B11BF4" w:rsidRPr="00103BAB" w:rsidRDefault="00B11BF4" w:rsidP="005F2E1A">
            <w:pPr>
              <w:rPr>
                <w:rFonts w:asciiTheme="majorEastAsia" w:eastAsiaTheme="majorEastAsia" w:hAnsiTheme="majorEastAsia"/>
                <w:lang w:val="vi-VN"/>
              </w:rPr>
            </w:pPr>
          </w:p>
        </w:tc>
      </w:tr>
      <w:tr w:rsidR="00B11BF4" w:rsidRPr="00103BAB" w:rsidTr="005F2E1A">
        <w:tc>
          <w:tcPr>
            <w:tcW w:w="2519" w:type="dxa"/>
          </w:tcPr>
          <w:p w:rsidR="00B11BF4" w:rsidRPr="00103BAB" w:rsidRDefault="00B11BF4"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780743D" wp14:editId="75F82212">
                  <wp:extent cx="603250" cy="260350"/>
                  <wp:effectExtent l="0" t="0" r="6350" b="635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03250" cy="260350"/>
                          </a:xfrm>
                          <a:prstGeom prst="rect">
                            <a:avLst/>
                          </a:prstGeom>
                        </pic:spPr>
                      </pic:pic>
                    </a:graphicData>
                  </a:graphic>
                </wp:inline>
              </w:drawing>
            </w:r>
          </w:p>
        </w:tc>
        <w:tc>
          <w:tcPr>
            <w:tcW w:w="1216" w:type="dxa"/>
          </w:tcPr>
          <w:p w:rsidR="00B11BF4" w:rsidRPr="00103BAB" w:rsidRDefault="00B11BF4"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B11BF4" w:rsidRPr="00103BAB" w:rsidRDefault="00B11BF4" w:rsidP="005F2E1A">
            <w:pPr>
              <w:jc w:val="center"/>
              <w:rPr>
                <w:rFonts w:asciiTheme="majorEastAsia" w:eastAsiaTheme="majorEastAsia" w:hAnsiTheme="majorEastAsia"/>
              </w:rPr>
            </w:pPr>
          </w:p>
        </w:tc>
        <w:tc>
          <w:tcPr>
            <w:tcW w:w="998" w:type="dxa"/>
          </w:tcPr>
          <w:p w:rsidR="00B11BF4" w:rsidRPr="00103BAB" w:rsidRDefault="00B11BF4" w:rsidP="005F2E1A">
            <w:pPr>
              <w:jc w:val="center"/>
              <w:rPr>
                <w:rFonts w:asciiTheme="majorEastAsia" w:eastAsiaTheme="majorEastAsia" w:hAnsiTheme="majorEastAsia"/>
                <w:color w:val="FF0000"/>
              </w:rPr>
            </w:pPr>
          </w:p>
        </w:tc>
        <w:tc>
          <w:tcPr>
            <w:tcW w:w="2642" w:type="dxa"/>
          </w:tcPr>
          <w:p w:rsidR="00B11BF4" w:rsidRPr="00103BAB" w:rsidRDefault="00B11BF4"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No.2クリックしたら、現在の案件リストを削除さ</w:t>
            </w:r>
            <w:r w:rsidRPr="00103BAB">
              <w:rPr>
                <w:rFonts w:asciiTheme="majorEastAsia" w:eastAsiaTheme="majorEastAsia" w:hAnsiTheme="majorEastAsia" w:hint="eastAsia"/>
                <w:lang w:val="vi-VN"/>
              </w:rPr>
              <w:lastRenderedPageBreak/>
              <w:t>れ、案件リスト一覧に遷移する</w:t>
            </w:r>
          </w:p>
        </w:tc>
        <w:tc>
          <w:tcPr>
            <w:tcW w:w="2416" w:type="dxa"/>
          </w:tcPr>
          <w:p w:rsidR="00B11BF4" w:rsidRPr="00103BAB" w:rsidRDefault="00B11BF4" w:rsidP="005F2E1A">
            <w:pPr>
              <w:rPr>
                <w:rFonts w:asciiTheme="majorEastAsia" w:eastAsiaTheme="majorEastAsia" w:hAnsiTheme="majorEastAsia"/>
                <w:lang w:val="vi-VN"/>
              </w:rPr>
            </w:pPr>
          </w:p>
        </w:tc>
      </w:tr>
      <w:tr w:rsidR="00DC7ACC" w:rsidRPr="00103BAB" w:rsidTr="005F2E1A">
        <w:tc>
          <w:tcPr>
            <w:tcW w:w="2519" w:type="dxa"/>
          </w:tcPr>
          <w:p w:rsidR="00DC7ACC" w:rsidRPr="00103BAB" w:rsidRDefault="00DC7ACC" w:rsidP="005F2E1A">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4B400B8B" wp14:editId="7307A8D6">
                  <wp:extent cx="603250" cy="254000"/>
                  <wp:effectExtent l="0" t="0" r="635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603250" cy="254000"/>
                          </a:xfrm>
                          <a:prstGeom prst="rect">
                            <a:avLst/>
                          </a:prstGeom>
                        </pic:spPr>
                      </pic:pic>
                    </a:graphicData>
                  </a:graphic>
                </wp:inline>
              </w:drawing>
            </w:r>
          </w:p>
        </w:tc>
        <w:tc>
          <w:tcPr>
            <w:tcW w:w="1216" w:type="dxa"/>
          </w:tcPr>
          <w:p w:rsidR="00DC7ACC" w:rsidRPr="00103BAB" w:rsidRDefault="00DC7ACC"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DC7ACC" w:rsidRPr="00103BAB" w:rsidRDefault="00DC7ACC" w:rsidP="005F2E1A">
            <w:pPr>
              <w:jc w:val="center"/>
              <w:rPr>
                <w:rFonts w:asciiTheme="majorEastAsia" w:eastAsiaTheme="majorEastAsia" w:hAnsiTheme="majorEastAsia"/>
              </w:rPr>
            </w:pPr>
          </w:p>
        </w:tc>
        <w:tc>
          <w:tcPr>
            <w:tcW w:w="998" w:type="dxa"/>
          </w:tcPr>
          <w:p w:rsidR="00DC7ACC" w:rsidRPr="00103BAB" w:rsidRDefault="00DC7ACC" w:rsidP="005F2E1A">
            <w:pPr>
              <w:jc w:val="center"/>
              <w:rPr>
                <w:rFonts w:asciiTheme="majorEastAsia" w:eastAsiaTheme="majorEastAsia" w:hAnsiTheme="majorEastAsia"/>
                <w:color w:val="FF0000"/>
              </w:rPr>
            </w:pPr>
          </w:p>
        </w:tc>
        <w:tc>
          <w:tcPr>
            <w:tcW w:w="2642" w:type="dxa"/>
          </w:tcPr>
          <w:p w:rsidR="00DC7ACC" w:rsidRPr="00103BAB" w:rsidRDefault="00DC7ACC" w:rsidP="00DC7ACC">
            <w:pPr>
              <w:rPr>
                <w:rFonts w:asciiTheme="majorEastAsia" w:eastAsiaTheme="majorEastAsia" w:hAnsiTheme="majorEastAsia"/>
                <w:lang w:val="vi-VN"/>
              </w:rPr>
            </w:pPr>
            <w:r w:rsidRPr="00103BAB">
              <w:rPr>
                <w:rFonts w:asciiTheme="majorEastAsia" w:eastAsiaTheme="majorEastAsia" w:hAnsiTheme="majorEastAsia" w:hint="eastAsia"/>
                <w:lang w:val="vi-VN"/>
              </w:rPr>
              <w:t>No.3クリックしたら、設定された条件を更新し、案件リスト一覧に遷移する</w:t>
            </w:r>
          </w:p>
        </w:tc>
        <w:tc>
          <w:tcPr>
            <w:tcW w:w="2416" w:type="dxa"/>
          </w:tcPr>
          <w:p w:rsidR="00DC7ACC" w:rsidRPr="00103BAB" w:rsidRDefault="00DC7ACC" w:rsidP="005F2E1A">
            <w:pPr>
              <w:rPr>
                <w:rFonts w:asciiTheme="majorEastAsia" w:eastAsiaTheme="majorEastAsia" w:hAnsiTheme="majorEastAsia"/>
                <w:lang w:val="vi-VN"/>
              </w:rPr>
            </w:pPr>
          </w:p>
        </w:tc>
      </w:tr>
      <w:tr w:rsidR="00F07EFE" w:rsidRPr="00103BAB" w:rsidTr="005F2E1A">
        <w:tc>
          <w:tcPr>
            <w:tcW w:w="10847" w:type="dxa"/>
            <w:gridSpan w:val="6"/>
          </w:tcPr>
          <w:p w:rsidR="00F07EFE" w:rsidRPr="00103BAB" w:rsidRDefault="00F07EFE" w:rsidP="00F07EFE">
            <w:pPr>
              <w:rPr>
                <w:rFonts w:asciiTheme="majorEastAsia" w:eastAsiaTheme="majorEastAsia" w:hAnsiTheme="majorEastAsia"/>
                <w:lang w:val="vi-VN"/>
              </w:rPr>
            </w:pPr>
            <w:r w:rsidRPr="00103BAB">
              <w:rPr>
                <w:rFonts w:asciiTheme="majorEastAsia" w:eastAsiaTheme="majorEastAsia" w:hAnsiTheme="majorEastAsia" w:hint="eastAsia"/>
              </w:rPr>
              <w:t>●注意：「案件リストは」改めて設定されている「グルーブ又はユーザ」のみに共有される</w:t>
            </w:r>
          </w:p>
        </w:tc>
      </w:tr>
    </w:tbl>
    <w:p w:rsidR="00D225EF" w:rsidRPr="00103BAB" w:rsidRDefault="00D225EF">
      <w:pPr>
        <w:rPr>
          <w:rFonts w:asciiTheme="majorEastAsia" w:eastAsiaTheme="majorEastAsia" w:hAnsiTheme="majorEastAsia"/>
        </w:rPr>
      </w:pPr>
    </w:p>
    <w:p w:rsidR="000E33B4" w:rsidRPr="00103BAB" w:rsidRDefault="000E33B4" w:rsidP="005F18E9">
      <w:pPr>
        <w:pStyle w:val="1"/>
        <w:ind w:firstLine="420"/>
        <w:rPr>
          <w:rFonts w:asciiTheme="majorEastAsia" w:hAnsiTheme="majorEastAsia"/>
          <w:noProof/>
          <w:lang w:val="vi-VN"/>
        </w:rPr>
      </w:pPr>
      <w:bookmarkStart w:id="96" w:name="_Toc483178722"/>
      <w:r w:rsidRPr="00103BAB">
        <w:rPr>
          <w:rFonts w:asciiTheme="majorEastAsia" w:hAnsiTheme="majorEastAsia" w:hint="eastAsia"/>
          <w:noProof/>
          <w:lang w:val="vi-VN"/>
        </w:rPr>
        <w:t>ISSUE-5</w:t>
      </w:r>
      <w:r w:rsidRPr="00103BAB">
        <w:rPr>
          <w:rFonts w:asciiTheme="majorEastAsia" w:hAnsiTheme="majorEastAsia" w:hint="eastAsia"/>
          <w:noProof/>
          <w:lang w:val="vi-VN"/>
        </w:rPr>
        <w:tab/>
        <w:t>詳細</w:t>
      </w:r>
      <w:r w:rsidRPr="00103BAB">
        <w:rPr>
          <w:rFonts w:asciiTheme="majorEastAsia" w:hAnsiTheme="majorEastAsia" w:hint="eastAsia"/>
          <w:noProof/>
        </w:rPr>
        <w:t>案件設定</w:t>
      </w:r>
      <w:bookmarkEnd w:id="96"/>
    </w:p>
    <w:p w:rsidR="00A64EE0" w:rsidRPr="00103BAB" w:rsidRDefault="000E33B4" w:rsidP="005F18E9">
      <w:pPr>
        <w:pStyle w:val="1"/>
        <w:numPr>
          <w:ilvl w:val="0"/>
          <w:numId w:val="7"/>
        </w:numPr>
        <w:ind w:left="851"/>
        <w:rPr>
          <w:rFonts w:asciiTheme="majorEastAsia" w:hAnsiTheme="majorEastAsia"/>
          <w:noProof/>
        </w:rPr>
      </w:pPr>
      <w:bookmarkStart w:id="97" w:name="_Toc483178723"/>
      <w:r w:rsidRPr="00103BAB">
        <w:rPr>
          <w:rFonts w:asciiTheme="majorEastAsia" w:hAnsiTheme="majorEastAsia" w:hint="eastAsia"/>
          <w:noProof/>
          <w:lang w:val="vi-VN"/>
        </w:rPr>
        <w:t>詳細</w:t>
      </w:r>
      <w:r w:rsidRPr="00103BAB">
        <w:rPr>
          <w:rFonts w:asciiTheme="majorEastAsia" w:hAnsiTheme="majorEastAsia" w:hint="eastAsia"/>
          <w:noProof/>
        </w:rPr>
        <w:t>案件設定</w:t>
      </w:r>
      <w:r w:rsidRPr="00103BAB">
        <w:rPr>
          <w:rFonts w:asciiTheme="majorEastAsia" w:hAnsiTheme="majorEastAsia" w:hint="eastAsia"/>
          <w:noProof/>
          <w:lang w:val="vi-VN"/>
        </w:rPr>
        <w:t>「新規又</w:t>
      </w:r>
      <w:r w:rsidRPr="00103BAB">
        <w:rPr>
          <w:rFonts w:asciiTheme="majorEastAsia" w:hAnsiTheme="majorEastAsia" w:hint="eastAsia"/>
          <w:noProof/>
        </w:rPr>
        <w:t>は</w:t>
      </w:r>
      <w:r w:rsidRPr="00103BAB">
        <w:rPr>
          <w:rFonts w:asciiTheme="majorEastAsia" w:hAnsiTheme="majorEastAsia" w:hint="eastAsia"/>
          <w:noProof/>
          <w:lang w:val="vi-VN"/>
        </w:rPr>
        <w:t>編集」</w:t>
      </w:r>
      <w:r w:rsidRPr="00103BAB">
        <w:rPr>
          <w:rFonts w:asciiTheme="majorEastAsia" w:hAnsiTheme="majorEastAsia" w:hint="eastAsia"/>
          <w:noProof/>
        </w:rPr>
        <w:t xml:space="preserve">　機能と概要</w:t>
      </w:r>
      <w:r w:rsidR="00420F34" w:rsidRPr="00103BAB">
        <w:rPr>
          <w:rFonts w:asciiTheme="majorEastAsia" w:hAnsiTheme="majorEastAsia" w:hint="eastAsia"/>
          <w:noProof/>
        </w:rPr>
        <mc:AlternateContent>
          <mc:Choice Requires="wps">
            <w:drawing>
              <wp:anchor distT="0" distB="0" distL="114300" distR="114300" simplePos="0" relativeHeight="251872256" behindDoc="0" locked="0" layoutInCell="1" allowOverlap="1" wp14:anchorId="07E515AD" wp14:editId="7A7D51F4">
                <wp:simplePos x="0" y="0"/>
                <wp:positionH relativeFrom="column">
                  <wp:posOffset>455295</wp:posOffset>
                </wp:positionH>
                <wp:positionV relativeFrom="paragraph">
                  <wp:posOffset>2049145</wp:posOffset>
                </wp:positionV>
                <wp:extent cx="485775" cy="485775"/>
                <wp:effectExtent l="0" t="0" r="0" b="0"/>
                <wp:wrapNone/>
                <wp:docPr id="113" name="七角形 11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20F34">
                            <w:pPr>
                              <w:jc w:val="center"/>
                              <w:rPr>
                                <w:b/>
                                <w:color w:val="FF0000"/>
                                <w:sz w:val="24"/>
                                <w:szCs w:val="24"/>
                              </w:rPr>
                            </w:pPr>
                            <w:r>
                              <w:rPr>
                                <w:rFonts w:hint="eastAsia"/>
                                <w:b/>
                                <w:color w:val="FF0000"/>
                                <w:sz w:val="24"/>
                                <w:szCs w:val="24"/>
                              </w:rPr>
                              <w:t>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13" o:spid="_x0000_s1114" style="position:absolute;left:0;text-align:left;margin-left:35.85pt;margin-top:161.35pt;width:38.25pt;height:38.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20F34">
                      <w:pPr>
                        <w:jc w:val="center"/>
                        <w:rPr>
                          <w:b/>
                          <w:color w:val="FF0000"/>
                          <w:sz w:val="24"/>
                          <w:szCs w:val="24"/>
                        </w:rPr>
                      </w:pPr>
                      <w:r>
                        <w:rPr>
                          <w:rFonts w:hint="eastAsia"/>
                          <w:b/>
                          <w:color w:val="FF0000"/>
                          <w:sz w:val="24"/>
                          <w:szCs w:val="24"/>
                        </w:rPr>
                        <w:t>８</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70208" behindDoc="0" locked="0" layoutInCell="1" allowOverlap="1" wp14:anchorId="34BE021D" wp14:editId="7863F1C4">
                <wp:simplePos x="0" y="0"/>
                <wp:positionH relativeFrom="column">
                  <wp:posOffset>2776220</wp:posOffset>
                </wp:positionH>
                <wp:positionV relativeFrom="paragraph">
                  <wp:posOffset>1744345</wp:posOffset>
                </wp:positionV>
                <wp:extent cx="485775" cy="485775"/>
                <wp:effectExtent l="0" t="0" r="0" b="0"/>
                <wp:wrapNone/>
                <wp:docPr id="101" name="七角形 10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20F34">
                            <w:pPr>
                              <w:jc w:val="center"/>
                              <w:rPr>
                                <w:b/>
                                <w:color w:val="FF0000"/>
                                <w:sz w:val="24"/>
                                <w:szCs w:val="24"/>
                              </w:rPr>
                            </w:pPr>
                            <w:r>
                              <w:rPr>
                                <w:rFonts w:hint="eastAsia"/>
                                <w:b/>
                                <w:color w:val="FF0000"/>
                                <w:sz w:val="24"/>
                                <w:szCs w:val="24"/>
                              </w:rPr>
                              <w:t>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1" o:spid="_x0000_s1115" style="position:absolute;left:0;text-align:left;margin-left:218.6pt;margin-top:137.35pt;width:38.25pt;height:38.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20F34">
                      <w:pPr>
                        <w:jc w:val="center"/>
                        <w:rPr>
                          <w:b/>
                          <w:color w:val="FF0000"/>
                          <w:sz w:val="24"/>
                          <w:szCs w:val="24"/>
                        </w:rPr>
                      </w:pPr>
                      <w:r>
                        <w:rPr>
                          <w:rFonts w:hint="eastAsia"/>
                          <w:b/>
                          <w:color w:val="FF0000"/>
                          <w:sz w:val="24"/>
                          <w:szCs w:val="24"/>
                        </w:rPr>
                        <w:t>７</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68160" behindDoc="0" locked="0" layoutInCell="1" allowOverlap="1" wp14:anchorId="2D3EE73D" wp14:editId="6139CC60">
                <wp:simplePos x="0" y="0"/>
                <wp:positionH relativeFrom="column">
                  <wp:posOffset>2814320</wp:posOffset>
                </wp:positionH>
                <wp:positionV relativeFrom="paragraph">
                  <wp:posOffset>1172845</wp:posOffset>
                </wp:positionV>
                <wp:extent cx="485775" cy="485775"/>
                <wp:effectExtent l="0" t="0" r="0" b="0"/>
                <wp:wrapNone/>
                <wp:docPr id="317" name="七角形 31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20F34">
                            <w:pPr>
                              <w:jc w:val="center"/>
                              <w:rPr>
                                <w:b/>
                                <w:color w:val="FF0000"/>
                                <w:sz w:val="24"/>
                                <w:szCs w:val="24"/>
                              </w:rPr>
                            </w:pPr>
                            <w:r>
                              <w:rPr>
                                <w:rFonts w:hint="eastAsia"/>
                                <w:b/>
                                <w:color w:val="FF0000"/>
                                <w:sz w:val="24"/>
                                <w:szCs w:val="24"/>
                              </w:rPr>
                              <w:t>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17" o:spid="_x0000_s1116" style="position:absolute;left:0;text-align:left;margin-left:221.6pt;margin-top:92.35pt;width:38.25pt;height:38.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20F34">
                      <w:pPr>
                        <w:jc w:val="center"/>
                        <w:rPr>
                          <w:b/>
                          <w:color w:val="FF0000"/>
                          <w:sz w:val="24"/>
                          <w:szCs w:val="24"/>
                        </w:rPr>
                      </w:pPr>
                      <w:r>
                        <w:rPr>
                          <w:rFonts w:hint="eastAsia"/>
                          <w:b/>
                          <w:color w:val="FF0000"/>
                          <w:sz w:val="24"/>
                          <w:szCs w:val="24"/>
                        </w:rPr>
                        <w:t>６</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66112" behindDoc="0" locked="0" layoutInCell="1" allowOverlap="1" wp14:anchorId="01626814" wp14:editId="373F7BA4">
                <wp:simplePos x="0" y="0"/>
                <wp:positionH relativeFrom="column">
                  <wp:posOffset>1601470</wp:posOffset>
                </wp:positionH>
                <wp:positionV relativeFrom="paragraph">
                  <wp:posOffset>1064895</wp:posOffset>
                </wp:positionV>
                <wp:extent cx="485775" cy="485775"/>
                <wp:effectExtent l="0" t="0" r="0" b="0"/>
                <wp:wrapNone/>
                <wp:docPr id="315" name="七角形 31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20F34">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15" o:spid="_x0000_s1117" style="position:absolute;left:0;text-align:left;margin-left:126.1pt;margin-top:83.85pt;width:38.25pt;height:38.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20F34">
                      <w:pPr>
                        <w:jc w:val="center"/>
                        <w:rPr>
                          <w:b/>
                          <w:color w:val="FF0000"/>
                          <w:sz w:val="24"/>
                          <w:szCs w:val="24"/>
                        </w:rPr>
                      </w:pPr>
                      <w:r>
                        <w:rPr>
                          <w:rFonts w:hint="eastAsia"/>
                          <w:b/>
                          <w:color w:val="FF0000"/>
                          <w:sz w:val="24"/>
                          <w:szCs w:val="24"/>
                        </w:rPr>
                        <w:t>５</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64064" behindDoc="0" locked="0" layoutInCell="1" allowOverlap="1" wp14:anchorId="19771B26" wp14:editId="09593436">
                <wp:simplePos x="0" y="0"/>
                <wp:positionH relativeFrom="column">
                  <wp:posOffset>477520</wp:posOffset>
                </wp:positionH>
                <wp:positionV relativeFrom="paragraph">
                  <wp:posOffset>1026795</wp:posOffset>
                </wp:positionV>
                <wp:extent cx="485775" cy="485775"/>
                <wp:effectExtent l="0" t="0" r="0" b="0"/>
                <wp:wrapNone/>
                <wp:docPr id="314" name="七角形 31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20F34">
                            <w:pPr>
                              <w:jc w:val="center"/>
                              <w:rPr>
                                <w:b/>
                                <w:color w:val="FF0000"/>
                                <w:sz w:val="24"/>
                                <w:szCs w:val="24"/>
                              </w:rPr>
                            </w:pPr>
                            <w:r>
                              <w:rPr>
                                <w:rFonts w:hint="eastAsia"/>
                                <w:b/>
                                <w:color w:val="FF0000"/>
                                <w:sz w:val="24"/>
                                <w:szCs w:val="24"/>
                              </w:rPr>
                              <w:t>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14" o:spid="_x0000_s1118" style="position:absolute;left:0;text-align:left;margin-left:37.6pt;margin-top:80.85pt;width:38.25pt;height:38.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qDngIAAHY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20F34">
                      <w:pPr>
                        <w:jc w:val="center"/>
                        <w:rPr>
                          <w:b/>
                          <w:color w:val="FF0000"/>
                          <w:sz w:val="24"/>
                          <w:szCs w:val="24"/>
                        </w:rPr>
                      </w:pPr>
                      <w:r>
                        <w:rPr>
                          <w:rFonts w:hint="eastAsia"/>
                          <w:b/>
                          <w:color w:val="FF0000"/>
                          <w:sz w:val="24"/>
                          <w:szCs w:val="24"/>
                        </w:rPr>
                        <w:t>４</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62016" behindDoc="0" locked="0" layoutInCell="1" allowOverlap="1" wp14:anchorId="3E349FF5" wp14:editId="03E95785">
                <wp:simplePos x="0" y="0"/>
                <wp:positionH relativeFrom="column">
                  <wp:posOffset>5900420</wp:posOffset>
                </wp:positionH>
                <wp:positionV relativeFrom="paragraph">
                  <wp:posOffset>328295</wp:posOffset>
                </wp:positionV>
                <wp:extent cx="485775" cy="485775"/>
                <wp:effectExtent l="0" t="0" r="0" b="0"/>
                <wp:wrapNone/>
                <wp:docPr id="313" name="七角形 31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20F34">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13" o:spid="_x0000_s1119" style="position:absolute;left:0;text-align:left;margin-left:464.6pt;margin-top:25.85pt;width:38.25pt;height:38.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20F34">
                      <w:pPr>
                        <w:jc w:val="center"/>
                        <w:rPr>
                          <w:b/>
                          <w:color w:val="FF0000"/>
                          <w:sz w:val="24"/>
                          <w:szCs w:val="24"/>
                        </w:rPr>
                      </w:pPr>
                      <w:r>
                        <w:rPr>
                          <w:rFonts w:hint="eastAsia"/>
                          <w:b/>
                          <w:color w:val="FF0000"/>
                          <w:sz w:val="24"/>
                          <w:szCs w:val="24"/>
                        </w:rPr>
                        <w:t>３</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59968" behindDoc="0" locked="0" layoutInCell="1" allowOverlap="1" wp14:anchorId="29CF30CE" wp14:editId="0C901E1D">
                <wp:simplePos x="0" y="0"/>
                <wp:positionH relativeFrom="column">
                  <wp:posOffset>5513070</wp:posOffset>
                </wp:positionH>
                <wp:positionV relativeFrom="paragraph">
                  <wp:posOffset>328295</wp:posOffset>
                </wp:positionV>
                <wp:extent cx="485775" cy="485775"/>
                <wp:effectExtent l="0" t="0" r="0" b="0"/>
                <wp:wrapNone/>
                <wp:docPr id="305" name="七角形 30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420F34">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05" o:spid="_x0000_s1120" style="position:absolute;left:0;text-align:left;margin-left:434.1pt;margin-top:25.85pt;width:38.25pt;height:38.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420F34">
                      <w:pPr>
                        <w:jc w:val="center"/>
                        <w:rPr>
                          <w:b/>
                          <w:color w:val="FF0000"/>
                          <w:sz w:val="24"/>
                          <w:szCs w:val="24"/>
                        </w:rPr>
                      </w:pPr>
                      <w:r>
                        <w:rPr>
                          <w:rFonts w:hint="eastAsia"/>
                          <w:b/>
                          <w:color w:val="FF0000"/>
                          <w:sz w:val="24"/>
                          <w:szCs w:val="24"/>
                        </w:rPr>
                        <w:t>２</w:t>
                      </w:r>
                    </w:p>
                  </w:txbxContent>
                </v:textbox>
              </v:shape>
            </w:pict>
          </mc:Fallback>
        </mc:AlternateContent>
      </w:r>
      <w:bookmarkEnd w:id="97"/>
    </w:p>
    <w:p w:rsidR="00A64EE0" w:rsidRPr="00103BAB" w:rsidRDefault="00B11BF4">
      <w:pPr>
        <w:rPr>
          <w:rFonts w:asciiTheme="majorEastAsia" w:eastAsiaTheme="majorEastAsia" w:hAnsiTheme="majorEastAsia"/>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852800" behindDoc="0" locked="0" layoutInCell="1" allowOverlap="1" wp14:anchorId="0FDFF8C2" wp14:editId="1E56E320">
                <wp:simplePos x="0" y="0"/>
                <wp:positionH relativeFrom="column">
                  <wp:posOffset>4881245</wp:posOffset>
                </wp:positionH>
                <wp:positionV relativeFrom="paragraph">
                  <wp:posOffset>-84455</wp:posOffset>
                </wp:positionV>
                <wp:extent cx="485775" cy="485775"/>
                <wp:effectExtent l="0" t="0" r="0" b="0"/>
                <wp:wrapNone/>
                <wp:docPr id="287" name="七角形 28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B11BF4">
                            <w:pPr>
                              <w:jc w:val="center"/>
                              <w:rPr>
                                <w:b/>
                                <w:color w:val="FF0000"/>
                                <w:sz w:val="24"/>
                                <w:szCs w:val="24"/>
                              </w:rPr>
                            </w:pPr>
                            <w:r>
                              <w:rPr>
                                <w:rFonts w:hint="eastAsia"/>
                                <w:b/>
                                <w:color w:val="FF0000"/>
                                <w:sz w:val="24"/>
                                <w:szCs w:val="24"/>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87" o:spid="_x0000_s1121" style="position:absolute;left:0;text-align:left;margin-left:384.35pt;margin-top:-6.65pt;width:38.25pt;height:38.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B11BF4">
                      <w:pPr>
                        <w:jc w:val="center"/>
                        <w:rPr>
                          <w:b/>
                          <w:color w:val="FF0000"/>
                          <w:sz w:val="24"/>
                          <w:szCs w:val="24"/>
                        </w:rPr>
                      </w:pPr>
                      <w:r>
                        <w:rPr>
                          <w:rFonts w:hint="eastAsia"/>
                          <w:b/>
                          <w:color w:val="FF0000"/>
                          <w:sz w:val="24"/>
                          <w:szCs w:val="24"/>
                        </w:rPr>
                        <w:t>１</w:t>
                      </w:r>
                    </w:p>
                  </w:txbxContent>
                </v:textbox>
              </v:shape>
            </w:pict>
          </mc:Fallback>
        </mc:AlternateContent>
      </w:r>
      <w:r w:rsidR="00A64EE0" w:rsidRPr="00103BAB">
        <w:rPr>
          <w:rFonts w:asciiTheme="majorEastAsia" w:eastAsiaTheme="majorEastAsia" w:hAnsiTheme="majorEastAsia"/>
          <w:noProof/>
        </w:rPr>
        <w:drawing>
          <wp:anchor distT="0" distB="0" distL="114300" distR="114300" simplePos="0" relativeHeight="251850752" behindDoc="0" locked="0" layoutInCell="1" allowOverlap="1" wp14:anchorId="06540265" wp14:editId="5FEC7FE8">
            <wp:simplePos x="0" y="0"/>
            <wp:positionH relativeFrom="column">
              <wp:posOffset>635</wp:posOffset>
            </wp:positionH>
            <wp:positionV relativeFrom="paragraph">
              <wp:posOffset>40005</wp:posOffset>
            </wp:positionV>
            <wp:extent cx="6673850" cy="3803650"/>
            <wp:effectExtent l="0" t="0" r="0" b="6350"/>
            <wp:wrapTopAndBottom/>
            <wp:docPr id="286" name="図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6673850" cy="3803650"/>
                    </a:xfrm>
                    <a:prstGeom prst="rect">
                      <a:avLst/>
                    </a:prstGeom>
                  </pic:spPr>
                </pic:pic>
              </a:graphicData>
            </a:graphic>
            <wp14:sizeRelH relativeFrom="page">
              <wp14:pctWidth>0</wp14:pctWidth>
            </wp14:sizeRelH>
            <wp14:sizeRelV relativeFrom="page">
              <wp14:pctHeight>0</wp14:pctHeight>
            </wp14:sizeRelV>
          </wp:anchor>
        </w:drawing>
      </w:r>
    </w:p>
    <w:tbl>
      <w:tblPr>
        <w:tblStyle w:val="a7"/>
        <w:tblW w:w="0" w:type="auto"/>
        <w:tblLook w:val="04A0" w:firstRow="1" w:lastRow="0" w:firstColumn="1" w:lastColumn="0" w:noHBand="0" w:noVBand="1"/>
      </w:tblPr>
      <w:tblGrid>
        <w:gridCol w:w="2556"/>
        <w:gridCol w:w="1214"/>
        <w:gridCol w:w="1053"/>
        <w:gridCol w:w="994"/>
        <w:gridCol w:w="2629"/>
        <w:gridCol w:w="2401"/>
      </w:tblGrid>
      <w:tr w:rsidR="005E5A32" w:rsidRPr="00103BAB" w:rsidTr="005F2E1A">
        <w:tc>
          <w:tcPr>
            <w:tcW w:w="10847" w:type="dxa"/>
            <w:gridSpan w:val="6"/>
          </w:tcPr>
          <w:p w:rsidR="005E5A32" w:rsidRPr="00103BAB" w:rsidRDefault="005E5A32" w:rsidP="005F2E1A">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コメント オバレーイ（詳細）</w:t>
            </w:r>
          </w:p>
        </w:tc>
      </w:tr>
      <w:tr w:rsidR="005E5A32" w:rsidRPr="00103BAB" w:rsidTr="00AD7B8C">
        <w:tc>
          <w:tcPr>
            <w:tcW w:w="2556" w:type="dxa"/>
            <w:shd w:val="clear" w:color="auto" w:fill="92D050"/>
          </w:tcPr>
          <w:p w:rsidR="005E5A32" w:rsidRPr="00103BAB" w:rsidRDefault="005E5A32"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14" w:type="dxa"/>
            <w:shd w:val="clear" w:color="auto" w:fill="92D050"/>
          </w:tcPr>
          <w:p w:rsidR="005E5A32" w:rsidRPr="00103BAB" w:rsidRDefault="005E5A32"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5E5A32" w:rsidRPr="00103BAB" w:rsidRDefault="005E5A32"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94" w:type="dxa"/>
            <w:shd w:val="clear" w:color="auto" w:fill="92D050"/>
          </w:tcPr>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29" w:type="dxa"/>
            <w:shd w:val="clear" w:color="auto" w:fill="92D050"/>
          </w:tcPr>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01" w:type="dxa"/>
            <w:shd w:val="clear" w:color="auto" w:fill="92D050"/>
          </w:tcPr>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リスト名</w:t>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5E5A32" w:rsidRPr="00103BAB" w:rsidRDefault="005E5A32" w:rsidP="005F2E1A">
            <w:pPr>
              <w:jc w:val="center"/>
              <w:rPr>
                <w:rFonts w:asciiTheme="majorEastAsia" w:eastAsiaTheme="majorEastAsia" w:hAnsiTheme="majorEastAsia"/>
              </w:rPr>
            </w:pPr>
            <w:r w:rsidRPr="00103BAB">
              <w:rPr>
                <w:rFonts w:asciiTheme="majorEastAsia" w:eastAsiaTheme="majorEastAsia" w:hAnsiTheme="majorEastAsia" w:hint="eastAsia"/>
              </w:rPr>
              <w:t>Test</w:t>
            </w:r>
          </w:p>
        </w:tc>
        <w:tc>
          <w:tcPr>
            <w:tcW w:w="998" w:type="dxa"/>
          </w:tcPr>
          <w:p w:rsidR="005E5A32" w:rsidRPr="00103BAB" w:rsidRDefault="005E5A32" w:rsidP="005F2E1A">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42" w:type="dxa"/>
          </w:tcPr>
          <w:p w:rsidR="005E5A32" w:rsidRPr="00103BAB" w:rsidRDefault="005E5A32" w:rsidP="005F2E1A">
            <w:pPr>
              <w:rPr>
                <w:rFonts w:asciiTheme="majorEastAsia" w:eastAsiaTheme="majorEastAsia" w:hAnsiTheme="majorEastAsia"/>
                <w:lang w:val="vi-VN"/>
              </w:rPr>
            </w:pP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項目一覧</w:t>
            </w:r>
          </w:p>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0EF3CF5C" wp14:editId="3A66BB5D">
                  <wp:extent cx="1477645" cy="577850"/>
                  <wp:effectExtent l="0" t="0" r="8255" b="0"/>
                  <wp:docPr id="304" name="図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478220" cy="578075"/>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4</w:t>
            </w:r>
            <w:r w:rsidRPr="00103BAB">
              <w:rPr>
                <w:rFonts w:asciiTheme="majorEastAsia" w:eastAsiaTheme="majorEastAsia" w:hAnsiTheme="majorEastAsia" w:hint="eastAsia"/>
                <w:lang w:val="vi-VN"/>
              </w:rPr>
              <w:t>受付情報の中リストに表示できる項目一覧を表示する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リストに表示項目</w:t>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5</w:t>
            </w:r>
            <w:r w:rsidRPr="00103BAB">
              <w:rPr>
                <w:rFonts w:asciiTheme="majorEastAsia" w:eastAsiaTheme="majorEastAsia" w:hAnsiTheme="majorEastAsia" w:hint="eastAsia"/>
                <w:lang w:val="vi-VN"/>
              </w:rPr>
              <w:t>「項目一覧」から選択された項目が案件リストに表示させる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122EA871" wp14:editId="2300BFBC">
                  <wp:extent cx="1368403" cy="504659"/>
                  <wp:effectExtent l="0" t="0" r="381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69990" cy="505244"/>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「一致、又は」</w:t>
            </w:r>
          </w:p>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「AND、OR」</w:t>
            </w:r>
          </w:p>
        </w:tc>
        <w:tc>
          <w:tcPr>
            <w:tcW w:w="1056" w:type="dxa"/>
          </w:tcPr>
          <w:p w:rsidR="005E5A32" w:rsidRPr="00103BAB" w:rsidRDefault="005E5A32" w:rsidP="005F2E1A">
            <w:pPr>
              <w:rPr>
                <w:rFonts w:asciiTheme="majorEastAsia" w:eastAsiaTheme="majorEastAsia" w:hAnsiTheme="majorEastAsia"/>
              </w:rPr>
            </w:pPr>
          </w:p>
        </w:tc>
        <w:tc>
          <w:tcPr>
            <w:tcW w:w="998" w:type="dxa"/>
          </w:tcPr>
          <w:p w:rsidR="005E5A32" w:rsidRPr="00103BAB" w:rsidRDefault="005E5A32" w:rsidP="005F2E1A">
            <w:pPr>
              <w:rPr>
                <w:rFonts w:asciiTheme="majorEastAsia" w:eastAsiaTheme="majorEastAsia" w:hAnsiTheme="majorEastAsia"/>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rPr>
              <w:t>選択した「AND又はOR」条件で検索する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856896" behindDoc="0" locked="0" layoutInCell="1" allowOverlap="1" wp14:anchorId="6EC84A1D" wp14:editId="14D02AEE">
                      <wp:simplePos x="0" y="0"/>
                      <wp:positionH relativeFrom="column">
                        <wp:posOffset>984885</wp:posOffset>
                      </wp:positionH>
                      <wp:positionV relativeFrom="paragraph">
                        <wp:posOffset>1206500</wp:posOffset>
                      </wp:positionV>
                      <wp:extent cx="485775" cy="485775"/>
                      <wp:effectExtent l="0" t="0" r="0" b="0"/>
                      <wp:wrapNone/>
                      <wp:docPr id="70" name="七角形 7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5E5A32">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0" o:spid="_x0000_s1122" style="position:absolute;left:0;text-align:left;margin-left:77.55pt;margin-top:95pt;width:38.25pt;height:38.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5E5A32">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54848" behindDoc="0" locked="0" layoutInCell="1" allowOverlap="1" wp14:anchorId="110BB19F" wp14:editId="08A9ED58">
                      <wp:simplePos x="0" y="0"/>
                      <wp:positionH relativeFrom="column">
                        <wp:posOffset>858520</wp:posOffset>
                      </wp:positionH>
                      <wp:positionV relativeFrom="paragraph">
                        <wp:posOffset>13970</wp:posOffset>
                      </wp:positionV>
                      <wp:extent cx="485775" cy="485775"/>
                      <wp:effectExtent l="0" t="0" r="0" b="0"/>
                      <wp:wrapNone/>
                      <wp:docPr id="72" name="七角形 7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5E5A32">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2" o:spid="_x0000_s1123" style="position:absolute;left:0;text-align:left;margin-left:67.6pt;margin-top:1.1pt;width:38.25pt;height:38.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5E5A32">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55872" behindDoc="0" locked="0" layoutInCell="1" allowOverlap="1" wp14:anchorId="7A02EE81" wp14:editId="5D84CB24">
                      <wp:simplePos x="0" y="0"/>
                      <wp:positionH relativeFrom="column">
                        <wp:posOffset>1071924</wp:posOffset>
                      </wp:positionH>
                      <wp:positionV relativeFrom="paragraph">
                        <wp:posOffset>227965</wp:posOffset>
                      </wp:positionV>
                      <wp:extent cx="485775" cy="485775"/>
                      <wp:effectExtent l="0" t="0" r="0" b="0"/>
                      <wp:wrapNone/>
                      <wp:docPr id="74" name="七角形 7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5E5A32">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4" o:spid="_x0000_s1124" style="position:absolute;left:0;text-align:left;margin-left:84.4pt;margin-top:17.95pt;width:38.25pt;height:38.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5E5A32">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4A71FCB8" wp14:editId="11F8F41E">
                  <wp:extent cx="1374798" cy="513419"/>
                  <wp:effectExtent l="0" t="0" r="0" b="127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00361" cy="522966"/>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5E5A32" w:rsidRPr="00103BAB" w:rsidRDefault="005E5A32" w:rsidP="005F2E1A">
            <w:pPr>
              <w:rPr>
                <w:rFonts w:asciiTheme="majorEastAsia" w:eastAsiaTheme="majorEastAsia" w:hAnsiTheme="majorEastAsia"/>
              </w:rPr>
            </w:pPr>
          </w:p>
        </w:tc>
        <w:tc>
          <w:tcPr>
            <w:tcW w:w="998" w:type="dxa"/>
          </w:tcPr>
          <w:p w:rsidR="005E5A32" w:rsidRPr="00103BAB" w:rsidRDefault="005E5A32" w:rsidP="005F2E1A">
            <w:pPr>
              <w:rPr>
                <w:rFonts w:asciiTheme="majorEastAsia" w:eastAsiaTheme="majorEastAsia" w:hAnsiTheme="majorEastAsia"/>
              </w:rPr>
            </w:pPr>
          </w:p>
        </w:tc>
        <w:tc>
          <w:tcPr>
            <w:tcW w:w="2642" w:type="dxa"/>
          </w:tcPr>
          <w:p w:rsidR="005E5A32" w:rsidRPr="00103BAB" w:rsidRDefault="005E5A32" w:rsidP="005F2E1A">
            <w:pPr>
              <w:rPr>
                <w:rFonts w:asciiTheme="majorEastAsia" w:eastAsiaTheme="majorEastAsia" w:hAnsiTheme="majorEastAsia"/>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rPr>
              <w:t>「＋」No.1ボタンをクリックしたら、新しく検索条件を追加される</w:t>
            </w:r>
          </w:p>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rPr>
              <w:t>「＋」No.2ボタンをクリックしたら、新しく検索条件ブロックを追加される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857920" behindDoc="0" locked="0" layoutInCell="1" allowOverlap="1" wp14:anchorId="16B9CB23" wp14:editId="70B2C5F1">
                      <wp:simplePos x="0" y="0"/>
                      <wp:positionH relativeFrom="column">
                        <wp:posOffset>1016635</wp:posOffset>
                      </wp:positionH>
                      <wp:positionV relativeFrom="paragraph">
                        <wp:posOffset>214630</wp:posOffset>
                      </wp:positionV>
                      <wp:extent cx="485775" cy="485775"/>
                      <wp:effectExtent l="0" t="0" r="0" b="0"/>
                      <wp:wrapNone/>
                      <wp:docPr id="76" name="七角形 7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5465" w:rsidRPr="00673E52" w:rsidRDefault="00A95465" w:rsidP="005E5A32">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5B0D60A1" wp14:editId="2B40E99D">
                                        <wp:extent cx="180975" cy="180975"/>
                                        <wp:effectExtent l="0" t="0" r="0" b="0"/>
                                        <wp:docPr id="369" name="図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6" o:spid="_x0000_s1125" style="position:absolute;left:0;text-align:left;margin-left:80.05pt;margin-top:16.9pt;width:38.25pt;height:38.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A95465" w:rsidRPr="00673E52" w:rsidRDefault="00A95465" w:rsidP="005E5A32">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5B0D60A1" wp14:editId="2B40E99D">
                                  <wp:extent cx="180975" cy="180975"/>
                                  <wp:effectExtent l="0" t="0" r="0" b="0"/>
                                  <wp:docPr id="369" name="図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v:textbox>
                    </v:shape>
                  </w:pict>
                </mc:Fallback>
              </mc:AlternateContent>
            </w:r>
            <w:r w:rsidRPr="00103BAB">
              <w:rPr>
                <w:rFonts w:asciiTheme="majorEastAsia" w:eastAsiaTheme="majorEastAsia" w:hAnsiTheme="majorEastAsia"/>
                <w:noProof/>
              </w:rPr>
              <w:drawing>
                <wp:inline distT="0" distB="0" distL="0" distR="0" wp14:anchorId="1560B2A7" wp14:editId="39B26D23">
                  <wp:extent cx="1368403" cy="505293"/>
                  <wp:effectExtent l="0" t="0" r="3810" b="952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9406" cy="505663"/>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5E5A32" w:rsidRPr="00103BAB" w:rsidRDefault="005E5A32" w:rsidP="005F2E1A">
            <w:pPr>
              <w:rPr>
                <w:rFonts w:asciiTheme="majorEastAsia" w:eastAsiaTheme="majorEastAsia" w:hAnsiTheme="majorEastAsia"/>
              </w:rPr>
            </w:pPr>
          </w:p>
        </w:tc>
        <w:tc>
          <w:tcPr>
            <w:tcW w:w="998" w:type="dxa"/>
          </w:tcPr>
          <w:p w:rsidR="005E5A32" w:rsidRPr="00103BAB" w:rsidRDefault="005E5A32" w:rsidP="005F2E1A">
            <w:pPr>
              <w:rPr>
                <w:rFonts w:asciiTheme="majorEastAsia" w:eastAsiaTheme="majorEastAsia" w:hAnsiTheme="majorEastAsia"/>
              </w:rPr>
            </w:pPr>
          </w:p>
        </w:tc>
        <w:tc>
          <w:tcPr>
            <w:tcW w:w="2642" w:type="dxa"/>
          </w:tcPr>
          <w:p w:rsidR="005E5A32" w:rsidRPr="00103BAB" w:rsidRDefault="005E5A32" w:rsidP="005F2E1A">
            <w:pPr>
              <w:rPr>
                <w:rFonts w:asciiTheme="majorEastAsia" w:eastAsiaTheme="majorEastAsia" w:hAnsiTheme="majorEastAsia"/>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」No.1ボタンをクリックしたら、クリックした検索条件を削除される</w:t>
            </w:r>
          </w:p>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」No.2ボタンをクリックしたら、クリックした検索条件ブロックを削除される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D11A199" wp14:editId="787121CD">
                  <wp:extent cx="571500" cy="247650"/>
                  <wp:effectExtent l="0" t="0" r="0" b="0"/>
                  <wp:docPr id="288" name="図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71500" cy="247650"/>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5E5A32" w:rsidRPr="00103BAB" w:rsidRDefault="005E5A32" w:rsidP="005F2E1A">
            <w:pPr>
              <w:rPr>
                <w:rFonts w:asciiTheme="majorEastAsia" w:eastAsiaTheme="majorEastAsia" w:hAnsiTheme="majorEastAsia"/>
              </w:rPr>
            </w:pPr>
          </w:p>
        </w:tc>
        <w:tc>
          <w:tcPr>
            <w:tcW w:w="998" w:type="dxa"/>
          </w:tcPr>
          <w:p w:rsidR="005E5A32" w:rsidRPr="00103BAB" w:rsidRDefault="005E5A32" w:rsidP="005F2E1A">
            <w:pPr>
              <w:rPr>
                <w:rFonts w:asciiTheme="majorEastAsia" w:eastAsiaTheme="majorEastAsia" w:hAnsiTheme="majorEastAsia"/>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lang w:val="vi-VN"/>
              </w:rPr>
              <w:t>クリックしたら、上記に選択又は設定した条件で検索しNo.</w:t>
            </w:r>
            <w:r w:rsidR="00420F34" w:rsidRPr="00103BAB">
              <w:rPr>
                <w:rFonts w:asciiTheme="majorEastAsia" w:eastAsiaTheme="majorEastAsia" w:hAnsiTheme="majorEastAsia" w:hint="eastAsia"/>
                <w:lang w:val="vi-VN"/>
              </w:rPr>
              <w:t>7</w:t>
            </w:r>
            <w:r w:rsidRPr="00103BAB">
              <w:rPr>
                <w:rFonts w:asciiTheme="majorEastAsia" w:eastAsiaTheme="majorEastAsia" w:hAnsiTheme="majorEastAsia" w:hint="eastAsia"/>
                <w:lang w:val="vi-VN"/>
              </w:rPr>
              <w:t>「案件リスト」に表示する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72AB0A8" wp14:editId="2BC7E830">
                  <wp:extent cx="590550" cy="260350"/>
                  <wp:effectExtent l="0" t="0" r="0" b="6350"/>
                  <wp:docPr id="289" name="図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0550" cy="260350"/>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No.1クリックしたら、案件リスト一覧に遷移する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F233408" wp14:editId="748FF264">
                  <wp:extent cx="603250" cy="260350"/>
                  <wp:effectExtent l="0" t="0" r="6350" b="6350"/>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03250" cy="260350"/>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No.2クリックしたら、現在の案件リストを削除され、案件リスト一覧に遷移する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152DE36" wp14:editId="7323AF6E">
                  <wp:extent cx="603250" cy="254000"/>
                  <wp:effectExtent l="0" t="0" r="6350" b="0"/>
                  <wp:docPr id="294" name="図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603250" cy="254000"/>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No.3クリックしたら、設定された条件を更新し、案件リスト一覧に遷移する</w:t>
            </w:r>
          </w:p>
        </w:tc>
        <w:tc>
          <w:tcPr>
            <w:tcW w:w="2416" w:type="dxa"/>
          </w:tcPr>
          <w:p w:rsidR="005E5A32" w:rsidRPr="00103BAB" w:rsidRDefault="005E5A32" w:rsidP="005F2E1A">
            <w:pPr>
              <w:rPr>
                <w:rFonts w:asciiTheme="majorEastAsia" w:eastAsiaTheme="majorEastAsia" w:hAnsiTheme="majorEastAsia"/>
                <w:lang w:val="vi-VN"/>
              </w:rPr>
            </w:pPr>
          </w:p>
        </w:tc>
      </w:tr>
      <w:tr w:rsidR="00AD7B8C" w:rsidRPr="00103BAB" w:rsidTr="005F2E1A">
        <w:tc>
          <w:tcPr>
            <w:tcW w:w="10847" w:type="dxa"/>
            <w:gridSpan w:val="6"/>
          </w:tcPr>
          <w:p w:rsidR="00AD7B8C" w:rsidRPr="00103BAB" w:rsidRDefault="00AD7B8C" w:rsidP="005F2E1A">
            <w:pPr>
              <w:rPr>
                <w:rFonts w:asciiTheme="majorEastAsia" w:eastAsiaTheme="majorEastAsia" w:hAnsiTheme="majorEastAsia"/>
                <w:lang w:val="vi-VN"/>
              </w:rPr>
            </w:pPr>
            <w:r w:rsidRPr="00103BAB">
              <w:rPr>
                <w:rFonts w:asciiTheme="majorEastAsia" w:eastAsiaTheme="majorEastAsia" w:hAnsiTheme="majorEastAsia" w:hint="eastAsia"/>
              </w:rPr>
              <w:t>●注意：「詳細案件リストは」全社に共有される</w:t>
            </w:r>
          </w:p>
        </w:tc>
      </w:tr>
    </w:tbl>
    <w:p w:rsidR="005F452D" w:rsidRPr="00103BAB" w:rsidRDefault="005F452D">
      <w:pPr>
        <w:rPr>
          <w:rFonts w:asciiTheme="majorEastAsia" w:eastAsiaTheme="majorEastAsia" w:hAnsiTheme="majorEastAsia"/>
        </w:rPr>
      </w:pPr>
    </w:p>
    <w:p w:rsidR="005E5A32" w:rsidRPr="00103BAB" w:rsidRDefault="005E5A32">
      <w:pPr>
        <w:rPr>
          <w:rFonts w:asciiTheme="majorEastAsia" w:eastAsiaTheme="majorEastAsia" w:hAnsiTheme="majorEastAsia"/>
        </w:rPr>
      </w:pPr>
    </w:p>
    <w:sectPr w:rsidR="005E5A32" w:rsidRPr="00103BAB" w:rsidSect="00104713">
      <w:headerReference w:type="default" r:id="rId155"/>
      <w:footerReference w:type="default" r:id="rId156"/>
      <w:pgSz w:w="11906" w:h="16838"/>
      <w:pgMar w:top="426" w:right="566" w:bottom="567" w:left="709" w:header="420" w:footer="564"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E4D" w:rsidRDefault="00CE7E4D" w:rsidP="000F5AE9">
      <w:r>
        <w:separator/>
      </w:r>
    </w:p>
  </w:endnote>
  <w:endnote w:type="continuationSeparator" w:id="0">
    <w:p w:rsidR="00CE7E4D" w:rsidRDefault="00CE7E4D" w:rsidP="000F5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775"/>
      <w:gridCol w:w="1086"/>
    </w:tblGrid>
    <w:tr w:rsidR="00A95465" w:rsidTr="009A45B1">
      <w:tc>
        <w:tcPr>
          <w:tcW w:w="4500" w:type="pct"/>
          <w:tcBorders>
            <w:top w:val="single" w:sz="4" w:space="0" w:color="000000" w:themeColor="text1"/>
          </w:tcBorders>
        </w:tcPr>
        <w:p w:rsidR="00A95465" w:rsidRDefault="00A95465" w:rsidP="009A45B1">
          <w:pPr>
            <w:pStyle w:val="aa"/>
            <w:jc w:val="right"/>
          </w:pPr>
          <w:sdt>
            <w:sdtPr>
              <w:rPr>
                <w:rFonts w:hint="eastAsia"/>
              </w:rPr>
              <w:alias w:val="会社"/>
              <w:id w:val="75971759"/>
              <w:dataBinding w:prefixMappings="xmlns:ns0='http://schemas.openxmlformats.org/officeDocument/2006/extended-properties'" w:xpath="/ns0:Properties[1]/ns0:Company[1]" w:storeItemID="{6668398D-A668-4E3E-A5EB-62B293D839F1}"/>
              <w:text/>
            </w:sdtPr>
            <w:sdtContent>
              <w:r>
                <w:rPr>
                  <w:rFonts w:hint="eastAsia"/>
                </w:rPr>
                <w:t>株式会社</w:t>
              </w:r>
              <w:r>
                <w:rPr>
                  <w:rFonts w:hint="eastAsia"/>
                </w:rPr>
                <w:t xml:space="preserve"> </w:t>
              </w:r>
              <w:r>
                <w:rPr>
                  <w:rFonts w:hint="eastAsia"/>
                </w:rPr>
                <w:t>ジーネクスト（</w:t>
              </w:r>
              <w:r>
                <w:rPr>
                  <w:rFonts w:hint="eastAsia"/>
                </w:rPr>
                <w:t>GNEXT</w:t>
              </w:r>
              <w:r>
                <w:rPr>
                  <w:rFonts w:hint="eastAsia"/>
                </w:rPr>
                <w:t>）</w:t>
              </w:r>
            </w:sdtContent>
          </w:sdt>
        </w:p>
      </w:tc>
      <w:tc>
        <w:tcPr>
          <w:tcW w:w="500" w:type="pct"/>
          <w:tcBorders>
            <w:top w:val="single" w:sz="4" w:space="0" w:color="C0504D" w:themeColor="accent2"/>
          </w:tcBorders>
          <w:shd w:val="clear" w:color="auto" w:fill="A6A6A6" w:themeFill="background1" w:themeFillShade="A6"/>
        </w:tcPr>
        <w:p w:rsidR="00A95465" w:rsidRDefault="00A95465">
          <w:pPr>
            <w:pStyle w:val="a8"/>
            <w:rPr>
              <w:color w:val="FFFFFF" w:themeColor="background1"/>
            </w:rPr>
          </w:pPr>
          <w:r>
            <w:fldChar w:fldCharType="begin"/>
          </w:r>
          <w:r>
            <w:instrText>PAGE   \* MERGEFORMAT</w:instrText>
          </w:r>
          <w:r>
            <w:fldChar w:fldCharType="separate"/>
          </w:r>
          <w:r w:rsidR="00364C36" w:rsidRPr="00364C36">
            <w:rPr>
              <w:noProof/>
              <w:color w:val="FFFFFF" w:themeColor="background1"/>
              <w:lang w:val="ja-JP"/>
            </w:rPr>
            <w:t>34</w:t>
          </w:r>
          <w:r>
            <w:rPr>
              <w:color w:val="FFFFFF" w:themeColor="background1"/>
            </w:rPr>
            <w:fldChar w:fldCharType="end"/>
          </w:r>
        </w:p>
      </w:tc>
    </w:tr>
  </w:tbl>
  <w:p w:rsidR="00A95465" w:rsidRDefault="00A95465" w:rsidP="009A45B1">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E4D" w:rsidRDefault="00CE7E4D" w:rsidP="000F5AE9">
      <w:r>
        <w:separator/>
      </w:r>
    </w:p>
  </w:footnote>
  <w:footnote w:type="continuationSeparator" w:id="0">
    <w:p w:rsidR="00CE7E4D" w:rsidRDefault="00CE7E4D" w:rsidP="000F5A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8330"/>
      <w:gridCol w:w="2517"/>
    </w:tblGrid>
    <w:tr w:rsidR="00A95465" w:rsidTr="009A45B1">
      <w:trPr>
        <w:trHeight w:val="475"/>
      </w:trPr>
      <w:sdt>
        <w:sdtPr>
          <w:rPr>
            <w:caps/>
            <w:color w:val="FFFFFF" w:themeColor="background1"/>
          </w:rPr>
          <w:alias w:val="タイトル"/>
          <w:id w:val="78273368"/>
          <w:placeholder>
            <w:docPart w:val="FBE6D6DAC0DC4EFC8AA9B94494F59340"/>
          </w:placeholder>
          <w:dataBinding w:prefixMappings="xmlns:ns0='http://schemas.openxmlformats.org/package/2006/metadata/core-properties' xmlns:ns1='http://purl.org/dc/elements/1.1/'" w:xpath="/ns0:coreProperties[1]/ns1:title[1]" w:storeItemID="{6C3C8BC8-F283-45AE-878A-BAB7291924A1}"/>
          <w:text/>
        </w:sdtPr>
        <w:sdtContent>
          <w:tc>
            <w:tcPr>
              <w:tcW w:w="3840" w:type="pct"/>
              <w:shd w:val="clear" w:color="auto" w:fill="0070C0"/>
              <w:vAlign w:val="center"/>
            </w:tcPr>
            <w:p w:rsidR="00A95465" w:rsidRDefault="00A95465" w:rsidP="00BE73F1">
              <w:pPr>
                <w:pStyle w:val="a8"/>
                <w:wordWrap w:val="0"/>
                <w:jc w:val="right"/>
                <w:rPr>
                  <w:caps/>
                  <w:color w:val="FFFFFF" w:themeColor="background1"/>
                </w:rPr>
              </w:pPr>
              <w:r>
                <w:rPr>
                  <w:rFonts w:hint="eastAsia"/>
                  <w:caps/>
                  <w:color w:val="FFFFFF" w:themeColor="background1"/>
                </w:rPr>
                <w:t>Bizcrm</w:t>
              </w:r>
              <w:r>
                <w:rPr>
                  <w:rFonts w:hint="eastAsia"/>
                  <w:caps/>
                  <w:color w:val="FFFFFF" w:themeColor="background1"/>
                </w:rPr>
                <w:t xml:space="preserve">　受付情報仕様書　</w:t>
              </w:r>
              <w:r>
                <w:rPr>
                  <w:rFonts w:hint="eastAsia"/>
                  <w:caps/>
                  <w:color w:val="FFFFFF" w:themeColor="background1"/>
                </w:rPr>
                <w:t>ver1.0.0</w:t>
              </w:r>
            </w:p>
          </w:tc>
        </w:sdtContent>
      </w:sdt>
      <w:sdt>
        <w:sdtPr>
          <w:rPr>
            <w:color w:val="FFFFFF" w:themeColor="background1"/>
          </w:rPr>
          <w:alias w:val="日付"/>
          <w:id w:val="78273375"/>
          <w:placeholder>
            <w:docPart w:val="1E5C40CC07FB4E1DBBB91C7B8D8C46A1"/>
          </w:placeholder>
          <w:dataBinding w:prefixMappings="xmlns:ns0='http://schemas.microsoft.com/office/2006/coverPageProps'" w:xpath="/ns0:CoverPageProperties[1]/ns0:PublishDate[1]" w:storeItemID="{55AF091B-3C7A-41E3-B477-F2FDAA23CFDA}"/>
          <w:date w:fullDate="2017-05-11T00:00:00Z">
            <w:dateFormat w:val="yyyy年M月d日"/>
            <w:lid w:val="ja-JP"/>
            <w:storeMappedDataAs w:val="dateTime"/>
            <w:calendar w:val="gregorian"/>
          </w:date>
        </w:sdtPr>
        <w:sdtContent>
          <w:tc>
            <w:tcPr>
              <w:tcW w:w="1160" w:type="pct"/>
              <w:shd w:val="clear" w:color="auto" w:fill="A6A6A6" w:themeFill="background1" w:themeFillShade="A6"/>
              <w:vAlign w:val="center"/>
            </w:tcPr>
            <w:p w:rsidR="00A95465" w:rsidRDefault="00A95465">
              <w:pPr>
                <w:pStyle w:val="a8"/>
                <w:jc w:val="right"/>
                <w:rPr>
                  <w:color w:val="FFFFFF" w:themeColor="background1"/>
                </w:rPr>
              </w:pPr>
              <w:r>
                <w:rPr>
                  <w:rFonts w:hint="eastAsia"/>
                  <w:color w:val="FFFFFF" w:themeColor="background1"/>
                </w:rPr>
                <w:t>2017</w:t>
              </w:r>
              <w:r>
                <w:rPr>
                  <w:rFonts w:hint="eastAsia"/>
                  <w:color w:val="FFFFFF" w:themeColor="background1"/>
                </w:rPr>
                <w:t>年</w:t>
              </w:r>
              <w:r>
                <w:rPr>
                  <w:rFonts w:hint="eastAsia"/>
                  <w:color w:val="FFFFFF" w:themeColor="background1"/>
                </w:rPr>
                <w:t>5</w:t>
              </w:r>
              <w:r>
                <w:rPr>
                  <w:rFonts w:hint="eastAsia"/>
                  <w:color w:val="FFFFFF" w:themeColor="background1"/>
                </w:rPr>
                <w:t>月</w:t>
              </w:r>
              <w:r>
                <w:rPr>
                  <w:rFonts w:hint="eastAsia"/>
                  <w:color w:val="FFFFFF" w:themeColor="background1"/>
                </w:rPr>
                <w:t>11</w:t>
              </w:r>
              <w:r>
                <w:rPr>
                  <w:rFonts w:hint="eastAsia"/>
                  <w:color w:val="FFFFFF" w:themeColor="background1"/>
                </w:rPr>
                <w:t>日</w:t>
              </w:r>
            </w:p>
          </w:tc>
        </w:sdtContent>
      </w:sdt>
    </w:tr>
  </w:tbl>
  <w:p w:rsidR="00A95465" w:rsidRDefault="00A95465" w:rsidP="00104713">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3B04"/>
    <w:multiLevelType w:val="hybridMultilevel"/>
    <w:tmpl w:val="A762E6E6"/>
    <w:lvl w:ilvl="0" w:tplc="727A16D4">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2966DE2"/>
    <w:multiLevelType w:val="hybridMultilevel"/>
    <w:tmpl w:val="2C8A2566"/>
    <w:lvl w:ilvl="0" w:tplc="727A16D4">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F64001"/>
    <w:multiLevelType w:val="hybridMultilevel"/>
    <w:tmpl w:val="32EAC8E6"/>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
    <w:nsid w:val="142C7D6F"/>
    <w:multiLevelType w:val="hybridMultilevel"/>
    <w:tmpl w:val="E3C0E0DC"/>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nsid w:val="1C9E097F"/>
    <w:multiLevelType w:val="hybridMultilevel"/>
    <w:tmpl w:val="2A88FFBA"/>
    <w:lvl w:ilvl="0" w:tplc="727A16D4">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2DA01E41"/>
    <w:multiLevelType w:val="hybridMultilevel"/>
    <w:tmpl w:val="7DA21E00"/>
    <w:lvl w:ilvl="0" w:tplc="A8543A2E">
      <w:start w:val="1"/>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542839F4"/>
    <w:multiLevelType w:val="hybridMultilevel"/>
    <w:tmpl w:val="5232E192"/>
    <w:lvl w:ilvl="0" w:tplc="844E449A">
      <w:start w:val="1"/>
      <w:numFmt w:val="decimalFullWidth"/>
      <w:lvlText w:val="%1、"/>
      <w:lvlJc w:val="left"/>
      <w:pPr>
        <w:ind w:left="390" w:hanging="39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66564363"/>
    <w:multiLevelType w:val="hybridMultilevel"/>
    <w:tmpl w:val="8D08FA06"/>
    <w:lvl w:ilvl="0" w:tplc="FB54853A">
      <w:start w:val="1"/>
      <w:numFmt w:val="bullet"/>
      <w:lvlText w:val="■"/>
      <w:lvlJc w:val="left"/>
      <w:pPr>
        <w:ind w:left="360" w:hanging="360"/>
      </w:pPr>
      <w:rPr>
        <w:rFonts w:ascii="ＭＳ ゴシック" w:eastAsia="ＭＳ ゴシック" w:hAnsi="ＭＳ 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72A029E5"/>
    <w:multiLevelType w:val="hybridMultilevel"/>
    <w:tmpl w:val="62585098"/>
    <w:lvl w:ilvl="0" w:tplc="5F10644E">
      <w:start w:val="2"/>
      <w:numFmt w:val="decimalFullWidth"/>
      <w:lvlText w:val="%1、"/>
      <w:lvlJc w:val="left"/>
      <w:pPr>
        <w:ind w:left="390" w:hanging="39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753A013D"/>
    <w:multiLevelType w:val="hybridMultilevel"/>
    <w:tmpl w:val="ABBCD4FE"/>
    <w:lvl w:ilvl="0" w:tplc="87AC5A1E">
      <w:numFmt w:val="bullet"/>
      <w:lvlText w:val="◆"/>
      <w:lvlJc w:val="left"/>
      <w:pPr>
        <w:ind w:left="360" w:hanging="36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79811CD0"/>
    <w:multiLevelType w:val="hybridMultilevel"/>
    <w:tmpl w:val="4D0428F6"/>
    <w:lvl w:ilvl="0" w:tplc="0409000B">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79DC4468"/>
    <w:multiLevelType w:val="hybridMultilevel"/>
    <w:tmpl w:val="DD64C750"/>
    <w:lvl w:ilvl="0" w:tplc="727A16D4">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7AEB61FC"/>
    <w:multiLevelType w:val="hybridMultilevel"/>
    <w:tmpl w:val="C3227792"/>
    <w:lvl w:ilvl="0" w:tplc="E21E1746">
      <w:numFmt w:val="bullet"/>
      <w:lvlText w:val="※"/>
      <w:lvlJc w:val="left"/>
      <w:pPr>
        <w:tabs>
          <w:tab w:val="num" w:pos="2310"/>
        </w:tabs>
        <w:ind w:left="2310" w:hanging="360"/>
      </w:pPr>
      <w:rPr>
        <w:rFonts w:ascii="ＭＳ Ｐゴシック" w:eastAsia="ＭＳ Ｐゴシック" w:hAnsi="ＭＳ Ｐゴシック" w:cs="Times New Roman" w:hint="eastAsia"/>
        <w:lang w:val="en-US"/>
      </w:rPr>
    </w:lvl>
    <w:lvl w:ilvl="1" w:tplc="0409000B">
      <w:start w:val="1"/>
      <w:numFmt w:val="bullet"/>
      <w:lvlText w:val=""/>
      <w:lvlJc w:val="left"/>
      <w:pPr>
        <w:tabs>
          <w:tab w:val="num" w:pos="2790"/>
        </w:tabs>
        <w:ind w:left="2790" w:hanging="420"/>
      </w:pPr>
      <w:rPr>
        <w:rFonts w:ascii="Wingdings" w:hAnsi="Wingdings" w:hint="default"/>
      </w:rPr>
    </w:lvl>
    <w:lvl w:ilvl="2" w:tplc="0409000D" w:tentative="1">
      <w:start w:val="1"/>
      <w:numFmt w:val="bullet"/>
      <w:lvlText w:val=""/>
      <w:lvlJc w:val="left"/>
      <w:pPr>
        <w:tabs>
          <w:tab w:val="num" w:pos="3210"/>
        </w:tabs>
        <w:ind w:left="3210" w:hanging="420"/>
      </w:pPr>
      <w:rPr>
        <w:rFonts w:ascii="Wingdings" w:hAnsi="Wingdings" w:hint="default"/>
      </w:rPr>
    </w:lvl>
    <w:lvl w:ilvl="3" w:tplc="04090001" w:tentative="1">
      <w:start w:val="1"/>
      <w:numFmt w:val="bullet"/>
      <w:lvlText w:val=""/>
      <w:lvlJc w:val="left"/>
      <w:pPr>
        <w:tabs>
          <w:tab w:val="num" w:pos="3630"/>
        </w:tabs>
        <w:ind w:left="3630" w:hanging="420"/>
      </w:pPr>
      <w:rPr>
        <w:rFonts w:ascii="Wingdings" w:hAnsi="Wingdings" w:hint="default"/>
      </w:rPr>
    </w:lvl>
    <w:lvl w:ilvl="4" w:tplc="0409000B" w:tentative="1">
      <w:start w:val="1"/>
      <w:numFmt w:val="bullet"/>
      <w:lvlText w:val=""/>
      <w:lvlJc w:val="left"/>
      <w:pPr>
        <w:tabs>
          <w:tab w:val="num" w:pos="4050"/>
        </w:tabs>
        <w:ind w:left="4050" w:hanging="420"/>
      </w:pPr>
      <w:rPr>
        <w:rFonts w:ascii="Wingdings" w:hAnsi="Wingdings" w:hint="default"/>
      </w:rPr>
    </w:lvl>
    <w:lvl w:ilvl="5" w:tplc="0409000D" w:tentative="1">
      <w:start w:val="1"/>
      <w:numFmt w:val="bullet"/>
      <w:lvlText w:val=""/>
      <w:lvlJc w:val="left"/>
      <w:pPr>
        <w:tabs>
          <w:tab w:val="num" w:pos="4470"/>
        </w:tabs>
        <w:ind w:left="4470" w:hanging="420"/>
      </w:pPr>
      <w:rPr>
        <w:rFonts w:ascii="Wingdings" w:hAnsi="Wingdings" w:hint="default"/>
      </w:rPr>
    </w:lvl>
    <w:lvl w:ilvl="6" w:tplc="04090001" w:tentative="1">
      <w:start w:val="1"/>
      <w:numFmt w:val="bullet"/>
      <w:lvlText w:val=""/>
      <w:lvlJc w:val="left"/>
      <w:pPr>
        <w:tabs>
          <w:tab w:val="num" w:pos="4890"/>
        </w:tabs>
        <w:ind w:left="4890" w:hanging="420"/>
      </w:pPr>
      <w:rPr>
        <w:rFonts w:ascii="Wingdings" w:hAnsi="Wingdings" w:hint="default"/>
      </w:rPr>
    </w:lvl>
    <w:lvl w:ilvl="7" w:tplc="0409000B" w:tentative="1">
      <w:start w:val="1"/>
      <w:numFmt w:val="bullet"/>
      <w:lvlText w:val=""/>
      <w:lvlJc w:val="left"/>
      <w:pPr>
        <w:tabs>
          <w:tab w:val="num" w:pos="5310"/>
        </w:tabs>
        <w:ind w:left="5310" w:hanging="420"/>
      </w:pPr>
      <w:rPr>
        <w:rFonts w:ascii="Wingdings" w:hAnsi="Wingdings" w:hint="default"/>
      </w:rPr>
    </w:lvl>
    <w:lvl w:ilvl="8" w:tplc="0409000D" w:tentative="1">
      <w:start w:val="1"/>
      <w:numFmt w:val="bullet"/>
      <w:lvlText w:val=""/>
      <w:lvlJc w:val="left"/>
      <w:pPr>
        <w:tabs>
          <w:tab w:val="num" w:pos="5730"/>
        </w:tabs>
        <w:ind w:left="5730" w:hanging="420"/>
      </w:pPr>
      <w:rPr>
        <w:rFonts w:ascii="Wingdings" w:hAnsi="Wingdings" w:hint="default"/>
      </w:rPr>
    </w:lvl>
  </w:abstractNum>
  <w:num w:numId="1">
    <w:abstractNumId w:val="9"/>
  </w:num>
  <w:num w:numId="2">
    <w:abstractNumId w:val="12"/>
  </w:num>
  <w:num w:numId="3">
    <w:abstractNumId w:val="10"/>
  </w:num>
  <w:num w:numId="4">
    <w:abstractNumId w:val="6"/>
  </w:num>
  <w:num w:numId="5">
    <w:abstractNumId w:val="8"/>
  </w:num>
  <w:num w:numId="6">
    <w:abstractNumId w:val="2"/>
  </w:num>
  <w:num w:numId="7">
    <w:abstractNumId w:val="3"/>
  </w:num>
  <w:num w:numId="8">
    <w:abstractNumId w:val="11"/>
  </w:num>
  <w:num w:numId="9">
    <w:abstractNumId w:val="0"/>
  </w:num>
  <w:num w:numId="10">
    <w:abstractNumId w:val="1"/>
  </w:num>
  <w:num w:numId="11">
    <w:abstractNumId w:val="4"/>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trackRevisions/>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AA1"/>
    <w:rsid w:val="0000090F"/>
    <w:rsid w:val="00002E13"/>
    <w:rsid w:val="0001046D"/>
    <w:rsid w:val="00011248"/>
    <w:rsid w:val="00017B06"/>
    <w:rsid w:val="000200AC"/>
    <w:rsid w:val="00026166"/>
    <w:rsid w:val="000461CA"/>
    <w:rsid w:val="00051B6E"/>
    <w:rsid w:val="000525B7"/>
    <w:rsid w:val="00052D71"/>
    <w:rsid w:val="00062C30"/>
    <w:rsid w:val="00064606"/>
    <w:rsid w:val="00067987"/>
    <w:rsid w:val="0007314F"/>
    <w:rsid w:val="00080F35"/>
    <w:rsid w:val="00083A82"/>
    <w:rsid w:val="00083AEA"/>
    <w:rsid w:val="000A0C53"/>
    <w:rsid w:val="000C08A6"/>
    <w:rsid w:val="000D28D1"/>
    <w:rsid w:val="000E33B4"/>
    <w:rsid w:val="000E4039"/>
    <w:rsid w:val="000E7161"/>
    <w:rsid w:val="000F3C1D"/>
    <w:rsid w:val="000F5AE9"/>
    <w:rsid w:val="001011AE"/>
    <w:rsid w:val="00102345"/>
    <w:rsid w:val="00103BAB"/>
    <w:rsid w:val="00104713"/>
    <w:rsid w:val="00112A68"/>
    <w:rsid w:val="00114502"/>
    <w:rsid w:val="00136D29"/>
    <w:rsid w:val="00143154"/>
    <w:rsid w:val="001434A7"/>
    <w:rsid w:val="00143A88"/>
    <w:rsid w:val="00150173"/>
    <w:rsid w:val="00161811"/>
    <w:rsid w:val="00161A8E"/>
    <w:rsid w:val="00165BAC"/>
    <w:rsid w:val="00167077"/>
    <w:rsid w:val="00170D48"/>
    <w:rsid w:val="001722D3"/>
    <w:rsid w:val="00184866"/>
    <w:rsid w:val="0018792D"/>
    <w:rsid w:val="00193027"/>
    <w:rsid w:val="001A42FF"/>
    <w:rsid w:val="001A6B43"/>
    <w:rsid w:val="001B03F9"/>
    <w:rsid w:val="001C2630"/>
    <w:rsid w:val="001D30CB"/>
    <w:rsid w:val="001E7301"/>
    <w:rsid w:val="001F16BD"/>
    <w:rsid w:val="001F2C61"/>
    <w:rsid w:val="00200EE2"/>
    <w:rsid w:val="00201E2C"/>
    <w:rsid w:val="00211F55"/>
    <w:rsid w:val="0021546C"/>
    <w:rsid w:val="0021643A"/>
    <w:rsid w:val="00221462"/>
    <w:rsid w:val="00224223"/>
    <w:rsid w:val="00224A09"/>
    <w:rsid w:val="00225FC1"/>
    <w:rsid w:val="002306EC"/>
    <w:rsid w:val="00244536"/>
    <w:rsid w:val="002453F5"/>
    <w:rsid w:val="00261FAE"/>
    <w:rsid w:val="00270FE3"/>
    <w:rsid w:val="002751D5"/>
    <w:rsid w:val="00282C62"/>
    <w:rsid w:val="0029591A"/>
    <w:rsid w:val="002A700C"/>
    <w:rsid w:val="002B0E53"/>
    <w:rsid w:val="002B7D10"/>
    <w:rsid w:val="002C1465"/>
    <w:rsid w:val="002C39B1"/>
    <w:rsid w:val="002F75F2"/>
    <w:rsid w:val="00300289"/>
    <w:rsid w:val="00333298"/>
    <w:rsid w:val="0033362A"/>
    <w:rsid w:val="00333BAE"/>
    <w:rsid w:val="0034000A"/>
    <w:rsid w:val="00346FFB"/>
    <w:rsid w:val="00347C9F"/>
    <w:rsid w:val="00351790"/>
    <w:rsid w:val="00351D32"/>
    <w:rsid w:val="003568F3"/>
    <w:rsid w:val="00361F9A"/>
    <w:rsid w:val="00363896"/>
    <w:rsid w:val="00364C36"/>
    <w:rsid w:val="00374DE2"/>
    <w:rsid w:val="003807B8"/>
    <w:rsid w:val="00380EDA"/>
    <w:rsid w:val="00383650"/>
    <w:rsid w:val="00383AA1"/>
    <w:rsid w:val="003A03FF"/>
    <w:rsid w:val="003A0BF3"/>
    <w:rsid w:val="003B10F9"/>
    <w:rsid w:val="003B5FC2"/>
    <w:rsid w:val="003C6BF7"/>
    <w:rsid w:val="003C7B5E"/>
    <w:rsid w:val="003D6C7E"/>
    <w:rsid w:val="003D733E"/>
    <w:rsid w:val="003E397D"/>
    <w:rsid w:val="003E5358"/>
    <w:rsid w:val="003E6A8D"/>
    <w:rsid w:val="003E766F"/>
    <w:rsid w:val="004049E1"/>
    <w:rsid w:val="00416A6C"/>
    <w:rsid w:val="004207B2"/>
    <w:rsid w:val="00420F34"/>
    <w:rsid w:val="0042575B"/>
    <w:rsid w:val="00427C21"/>
    <w:rsid w:val="004337E4"/>
    <w:rsid w:val="0044111B"/>
    <w:rsid w:val="00441C1C"/>
    <w:rsid w:val="004441E3"/>
    <w:rsid w:val="00445A7C"/>
    <w:rsid w:val="00446134"/>
    <w:rsid w:val="0046716F"/>
    <w:rsid w:val="00467715"/>
    <w:rsid w:val="004717FE"/>
    <w:rsid w:val="004916D7"/>
    <w:rsid w:val="00492A71"/>
    <w:rsid w:val="00496D3A"/>
    <w:rsid w:val="004A45AA"/>
    <w:rsid w:val="004B1402"/>
    <w:rsid w:val="004B2AC4"/>
    <w:rsid w:val="004B3BD3"/>
    <w:rsid w:val="004C1C30"/>
    <w:rsid w:val="004D0FA4"/>
    <w:rsid w:val="004D1708"/>
    <w:rsid w:val="004D6036"/>
    <w:rsid w:val="004D6B03"/>
    <w:rsid w:val="004E4287"/>
    <w:rsid w:val="004E5957"/>
    <w:rsid w:val="004E5B15"/>
    <w:rsid w:val="004E720A"/>
    <w:rsid w:val="004E7DC3"/>
    <w:rsid w:val="00501179"/>
    <w:rsid w:val="005021C2"/>
    <w:rsid w:val="005065D3"/>
    <w:rsid w:val="00506D5C"/>
    <w:rsid w:val="00536CFB"/>
    <w:rsid w:val="0053754D"/>
    <w:rsid w:val="00541029"/>
    <w:rsid w:val="005574ED"/>
    <w:rsid w:val="005A0857"/>
    <w:rsid w:val="005A30C3"/>
    <w:rsid w:val="005B360B"/>
    <w:rsid w:val="005C1E6B"/>
    <w:rsid w:val="005C589F"/>
    <w:rsid w:val="005E5A32"/>
    <w:rsid w:val="005E7A08"/>
    <w:rsid w:val="005F18E9"/>
    <w:rsid w:val="005F2E1A"/>
    <w:rsid w:val="005F452D"/>
    <w:rsid w:val="005F5E24"/>
    <w:rsid w:val="0060077E"/>
    <w:rsid w:val="006007E2"/>
    <w:rsid w:val="00604A30"/>
    <w:rsid w:val="00611955"/>
    <w:rsid w:val="00612F53"/>
    <w:rsid w:val="006231D0"/>
    <w:rsid w:val="00624FBC"/>
    <w:rsid w:val="00626C01"/>
    <w:rsid w:val="006308C4"/>
    <w:rsid w:val="0063495B"/>
    <w:rsid w:val="00645808"/>
    <w:rsid w:val="00653BC4"/>
    <w:rsid w:val="00654806"/>
    <w:rsid w:val="00654D5F"/>
    <w:rsid w:val="00663D53"/>
    <w:rsid w:val="00673E52"/>
    <w:rsid w:val="00674337"/>
    <w:rsid w:val="00681DFA"/>
    <w:rsid w:val="00691F3C"/>
    <w:rsid w:val="00691FFC"/>
    <w:rsid w:val="0069735B"/>
    <w:rsid w:val="006B41B4"/>
    <w:rsid w:val="006B5533"/>
    <w:rsid w:val="006B7395"/>
    <w:rsid w:val="006C3FEA"/>
    <w:rsid w:val="006D0D19"/>
    <w:rsid w:val="006D1C9F"/>
    <w:rsid w:val="006D3214"/>
    <w:rsid w:val="006E56D0"/>
    <w:rsid w:val="006E5D4A"/>
    <w:rsid w:val="006F4E55"/>
    <w:rsid w:val="00702FDD"/>
    <w:rsid w:val="00706E97"/>
    <w:rsid w:val="00725A6D"/>
    <w:rsid w:val="007350A5"/>
    <w:rsid w:val="00754A8D"/>
    <w:rsid w:val="007552C3"/>
    <w:rsid w:val="00762B4E"/>
    <w:rsid w:val="007641C3"/>
    <w:rsid w:val="00772D97"/>
    <w:rsid w:val="00773AE8"/>
    <w:rsid w:val="007748FE"/>
    <w:rsid w:val="00783933"/>
    <w:rsid w:val="00792250"/>
    <w:rsid w:val="00795AAD"/>
    <w:rsid w:val="007970BD"/>
    <w:rsid w:val="007A0745"/>
    <w:rsid w:val="007A3848"/>
    <w:rsid w:val="007A6709"/>
    <w:rsid w:val="007B18D2"/>
    <w:rsid w:val="007C3EF5"/>
    <w:rsid w:val="007C5E38"/>
    <w:rsid w:val="007D44A9"/>
    <w:rsid w:val="007E66EC"/>
    <w:rsid w:val="007F0112"/>
    <w:rsid w:val="007F4860"/>
    <w:rsid w:val="00800E4C"/>
    <w:rsid w:val="00805DED"/>
    <w:rsid w:val="008063E9"/>
    <w:rsid w:val="00824239"/>
    <w:rsid w:val="00825502"/>
    <w:rsid w:val="008341B1"/>
    <w:rsid w:val="00836D58"/>
    <w:rsid w:val="00844CA7"/>
    <w:rsid w:val="008450C8"/>
    <w:rsid w:val="00852442"/>
    <w:rsid w:val="0086548F"/>
    <w:rsid w:val="00880F41"/>
    <w:rsid w:val="00881515"/>
    <w:rsid w:val="0088706D"/>
    <w:rsid w:val="00890C92"/>
    <w:rsid w:val="00891F4E"/>
    <w:rsid w:val="008921A1"/>
    <w:rsid w:val="0089650A"/>
    <w:rsid w:val="008A2599"/>
    <w:rsid w:val="008A29D2"/>
    <w:rsid w:val="008A56CB"/>
    <w:rsid w:val="008A75E6"/>
    <w:rsid w:val="008B4AD4"/>
    <w:rsid w:val="008B7A2A"/>
    <w:rsid w:val="008C03E9"/>
    <w:rsid w:val="008C0FED"/>
    <w:rsid w:val="008C134B"/>
    <w:rsid w:val="008E1709"/>
    <w:rsid w:val="008E54FD"/>
    <w:rsid w:val="008F0150"/>
    <w:rsid w:val="008F4F08"/>
    <w:rsid w:val="008F6D40"/>
    <w:rsid w:val="009051F8"/>
    <w:rsid w:val="0090758C"/>
    <w:rsid w:val="00917CD5"/>
    <w:rsid w:val="00920AEB"/>
    <w:rsid w:val="00921533"/>
    <w:rsid w:val="0094347C"/>
    <w:rsid w:val="0095108E"/>
    <w:rsid w:val="00951955"/>
    <w:rsid w:val="00952D29"/>
    <w:rsid w:val="00955B84"/>
    <w:rsid w:val="00962047"/>
    <w:rsid w:val="009707C4"/>
    <w:rsid w:val="009744DB"/>
    <w:rsid w:val="00980FCB"/>
    <w:rsid w:val="0098571D"/>
    <w:rsid w:val="009865C6"/>
    <w:rsid w:val="009A1972"/>
    <w:rsid w:val="009A2E29"/>
    <w:rsid w:val="009A45B1"/>
    <w:rsid w:val="009B3B40"/>
    <w:rsid w:val="009B50F2"/>
    <w:rsid w:val="009B6F83"/>
    <w:rsid w:val="009C41EC"/>
    <w:rsid w:val="009D3975"/>
    <w:rsid w:val="009D76BA"/>
    <w:rsid w:val="009E1311"/>
    <w:rsid w:val="009E2892"/>
    <w:rsid w:val="009E458B"/>
    <w:rsid w:val="009E6962"/>
    <w:rsid w:val="009F3042"/>
    <w:rsid w:val="00A043A9"/>
    <w:rsid w:val="00A0683A"/>
    <w:rsid w:val="00A17262"/>
    <w:rsid w:val="00A20F6A"/>
    <w:rsid w:val="00A23BA1"/>
    <w:rsid w:val="00A26862"/>
    <w:rsid w:val="00A349B3"/>
    <w:rsid w:val="00A42AEA"/>
    <w:rsid w:val="00A45505"/>
    <w:rsid w:val="00A467D2"/>
    <w:rsid w:val="00A557CF"/>
    <w:rsid w:val="00A62698"/>
    <w:rsid w:val="00A6277C"/>
    <w:rsid w:val="00A62B2D"/>
    <w:rsid w:val="00A64EE0"/>
    <w:rsid w:val="00A66189"/>
    <w:rsid w:val="00A808DE"/>
    <w:rsid w:val="00A86F40"/>
    <w:rsid w:val="00A95465"/>
    <w:rsid w:val="00AA2FE4"/>
    <w:rsid w:val="00AA52E3"/>
    <w:rsid w:val="00AB034F"/>
    <w:rsid w:val="00AB2AEC"/>
    <w:rsid w:val="00AB6D21"/>
    <w:rsid w:val="00AD74EF"/>
    <w:rsid w:val="00AD7B8C"/>
    <w:rsid w:val="00AF4056"/>
    <w:rsid w:val="00AF58CC"/>
    <w:rsid w:val="00B11BF4"/>
    <w:rsid w:val="00B1502D"/>
    <w:rsid w:val="00B2270F"/>
    <w:rsid w:val="00B5211A"/>
    <w:rsid w:val="00B53580"/>
    <w:rsid w:val="00B607C3"/>
    <w:rsid w:val="00B71879"/>
    <w:rsid w:val="00B737F9"/>
    <w:rsid w:val="00B75DED"/>
    <w:rsid w:val="00B81B56"/>
    <w:rsid w:val="00B82828"/>
    <w:rsid w:val="00B86861"/>
    <w:rsid w:val="00B92365"/>
    <w:rsid w:val="00B94F46"/>
    <w:rsid w:val="00B977ED"/>
    <w:rsid w:val="00BB224A"/>
    <w:rsid w:val="00BB4BDA"/>
    <w:rsid w:val="00BB7D94"/>
    <w:rsid w:val="00BC2498"/>
    <w:rsid w:val="00BD6EA9"/>
    <w:rsid w:val="00BE73F1"/>
    <w:rsid w:val="00BF7382"/>
    <w:rsid w:val="00C01470"/>
    <w:rsid w:val="00C02E3A"/>
    <w:rsid w:val="00C10CDB"/>
    <w:rsid w:val="00C13679"/>
    <w:rsid w:val="00C14352"/>
    <w:rsid w:val="00C357B1"/>
    <w:rsid w:val="00C466E0"/>
    <w:rsid w:val="00C531E3"/>
    <w:rsid w:val="00C53907"/>
    <w:rsid w:val="00C55C58"/>
    <w:rsid w:val="00C6449D"/>
    <w:rsid w:val="00C77544"/>
    <w:rsid w:val="00C914D2"/>
    <w:rsid w:val="00C94A94"/>
    <w:rsid w:val="00C94ED4"/>
    <w:rsid w:val="00CA4668"/>
    <w:rsid w:val="00CD4706"/>
    <w:rsid w:val="00CE1AD2"/>
    <w:rsid w:val="00CE755D"/>
    <w:rsid w:val="00CE7E4D"/>
    <w:rsid w:val="00CF3910"/>
    <w:rsid w:val="00D034F6"/>
    <w:rsid w:val="00D20A22"/>
    <w:rsid w:val="00D21862"/>
    <w:rsid w:val="00D225EF"/>
    <w:rsid w:val="00D232E1"/>
    <w:rsid w:val="00D4495B"/>
    <w:rsid w:val="00D5465B"/>
    <w:rsid w:val="00D56E34"/>
    <w:rsid w:val="00D62DBB"/>
    <w:rsid w:val="00D63E32"/>
    <w:rsid w:val="00D65590"/>
    <w:rsid w:val="00D66B12"/>
    <w:rsid w:val="00D70451"/>
    <w:rsid w:val="00D77A06"/>
    <w:rsid w:val="00D834EB"/>
    <w:rsid w:val="00D90935"/>
    <w:rsid w:val="00D928C9"/>
    <w:rsid w:val="00D95F79"/>
    <w:rsid w:val="00D962A0"/>
    <w:rsid w:val="00DA0D63"/>
    <w:rsid w:val="00DA0EE5"/>
    <w:rsid w:val="00DA69D9"/>
    <w:rsid w:val="00DC02A4"/>
    <w:rsid w:val="00DC7ACC"/>
    <w:rsid w:val="00DC7F28"/>
    <w:rsid w:val="00DD449B"/>
    <w:rsid w:val="00DD530A"/>
    <w:rsid w:val="00DE11BA"/>
    <w:rsid w:val="00DF4D54"/>
    <w:rsid w:val="00E0718C"/>
    <w:rsid w:val="00E10F08"/>
    <w:rsid w:val="00E3332A"/>
    <w:rsid w:val="00E33BB4"/>
    <w:rsid w:val="00E40030"/>
    <w:rsid w:val="00E42610"/>
    <w:rsid w:val="00E47779"/>
    <w:rsid w:val="00E6208A"/>
    <w:rsid w:val="00E64705"/>
    <w:rsid w:val="00E6737D"/>
    <w:rsid w:val="00E74ECC"/>
    <w:rsid w:val="00E75658"/>
    <w:rsid w:val="00EC03FC"/>
    <w:rsid w:val="00ED37D6"/>
    <w:rsid w:val="00ED495D"/>
    <w:rsid w:val="00EF3CBF"/>
    <w:rsid w:val="00F04508"/>
    <w:rsid w:val="00F06D2E"/>
    <w:rsid w:val="00F07EFE"/>
    <w:rsid w:val="00F12117"/>
    <w:rsid w:val="00F14D2E"/>
    <w:rsid w:val="00F25F04"/>
    <w:rsid w:val="00F40E4B"/>
    <w:rsid w:val="00F52DE9"/>
    <w:rsid w:val="00F67365"/>
    <w:rsid w:val="00F673C0"/>
    <w:rsid w:val="00F67DED"/>
    <w:rsid w:val="00F713A7"/>
    <w:rsid w:val="00F778A9"/>
    <w:rsid w:val="00F81725"/>
    <w:rsid w:val="00F85FE0"/>
    <w:rsid w:val="00FB0351"/>
    <w:rsid w:val="00FB25BA"/>
    <w:rsid w:val="00FC5C2D"/>
    <w:rsid w:val="00FC6588"/>
    <w:rsid w:val="00FD02A2"/>
    <w:rsid w:val="00FD0731"/>
    <w:rsid w:val="00FD4AFE"/>
    <w:rsid w:val="00FE1463"/>
    <w:rsid w:val="00FF5755"/>
    <w:rsid w:val="00FF5F42"/>
    <w:rsid w:val="00FF6A23"/>
    <w:rsid w:val="00FF6C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F7382"/>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83AA1"/>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383AA1"/>
    <w:rPr>
      <w:rFonts w:asciiTheme="majorHAnsi" w:eastAsiaTheme="majorEastAsia" w:hAnsiTheme="majorHAnsi" w:cstheme="majorBidi"/>
      <w:sz w:val="18"/>
      <w:szCs w:val="18"/>
    </w:rPr>
  </w:style>
  <w:style w:type="paragraph" w:styleId="a5">
    <w:name w:val="List Paragraph"/>
    <w:basedOn w:val="a"/>
    <w:uiPriority w:val="34"/>
    <w:qFormat/>
    <w:rsid w:val="00F52DE9"/>
    <w:pPr>
      <w:ind w:leftChars="400" w:left="840"/>
    </w:pPr>
  </w:style>
  <w:style w:type="paragraph" w:customStyle="1" w:styleId="11">
    <w:name w:val="標準_字下げ_1字"/>
    <w:basedOn w:val="a"/>
    <w:rsid w:val="008F0150"/>
    <w:pPr>
      <w:ind w:leftChars="100" w:left="200" w:rightChars="100" w:right="100" w:hangingChars="100" w:hanging="100"/>
    </w:pPr>
    <w:rPr>
      <w:rFonts w:ascii="ＭＳ ゴシック" w:eastAsia="ＭＳ ゴシック" w:hAnsi="ＭＳ ゴシック" w:cs="Times New Roman"/>
      <w:sz w:val="18"/>
      <w:szCs w:val="18"/>
    </w:rPr>
  </w:style>
  <w:style w:type="paragraph" w:customStyle="1" w:styleId="a6">
    <w:name w:val="章見出し_小"/>
    <w:rsid w:val="008F0150"/>
    <w:rPr>
      <w:rFonts w:ascii="Century" w:eastAsia="ＭＳ Ｐゴシック" w:hAnsi="Century" w:cs="Times New Roman"/>
      <w:b/>
      <w:bCs/>
      <w:szCs w:val="24"/>
    </w:rPr>
  </w:style>
  <w:style w:type="paragraph" w:styleId="Web">
    <w:name w:val="Normal (Web)"/>
    <w:basedOn w:val="a"/>
    <w:uiPriority w:val="99"/>
    <w:semiHidden/>
    <w:unhideWhenUsed/>
    <w:rsid w:val="0094347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7">
    <w:name w:val="Table Grid"/>
    <w:basedOn w:val="a1"/>
    <w:uiPriority w:val="59"/>
    <w:rsid w:val="005A0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F5AE9"/>
    <w:pPr>
      <w:tabs>
        <w:tab w:val="center" w:pos="4252"/>
        <w:tab w:val="right" w:pos="8504"/>
      </w:tabs>
      <w:snapToGrid w:val="0"/>
    </w:pPr>
  </w:style>
  <w:style w:type="character" w:customStyle="1" w:styleId="a9">
    <w:name w:val="ヘッダー (文字)"/>
    <w:basedOn w:val="a0"/>
    <w:link w:val="a8"/>
    <w:uiPriority w:val="99"/>
    <w:rsid w:val="000F5AE9"/>
  </w:style>
  <w:style w:type="paragraph" w:styleId="aa">
    <w:name w:val="footer"/>
    <w:basedOn w:val="a"/>
    <w:link w:val="ab"/>
    <w:uiPriority w:val="99"/>
    <w:unhideWhenUsed/>
    <w:rsid w:val="000F5AE9"/>
    <w:pPr>
      <w:tabs>
        <w:tab w:val="center" w:pos="4252"/>
        <w:tab w:val="right" w:pos="8504"/>
      </w:tabs>
      <w:snapToGrid w:val="0"/>
    </w:pPr>
  </w:style>
  <w:style w:type="character" w:customStyle="1" w:styleId="ab">
    <w:name w:val="フッター (文字)"/>
    <w:basedOn w:val="a0"/>
    <w:link w:val="aa"/>
    <w:uiPriority w:val="99"/>
    <w:rsid w:val="000F5AE9"/>
  </w:style>
  <w:style w:type="character" w:styleId="ac">
    <w:name w:val="Emphasis"/>
    <w:basedOn w:val="a0"/>
    <w:uiPriority w:val="20"/>
    <w:qFormat/>
    <w:rsid w:val="001434A7"/>
    <w:rPr>
      <w:i/>
      <w:iCs/>
    </w:rPr>
  </w:style>
  <w:style w:type="character" w:customStyle="1" w:styleId="apple-converted-space">
    <w:name w:val="apple-converted-space"/>
    <w:basedOn w:val="a0"/>
    <w:rsid w:val="008A2599"/>
  </w:style>
  <w:style w:type="character" w:customStyle="1" w:styleId="10">
    <w:name w:val="見出し 1 (文字)"/>
    <w:basedOn w:val="a0"/>
    <w:link w:val="1"/>
    <w:uiPriority w:val="9"/>
    <w:rsid w:val="00BF7382"/>
    <w:rPr>
      <w:rFonts w:asciiTheme="majorHAnsi" w:eastAsiaTheme="majorEastAsia" w:hAnsiTheme="majorHAnsi" w:cstheme="majorBidi"/>
      <w:sz w:val="24"/>
      <w:szCs w:val="24"/>
    </w:rPr>
  </w:style>
  <w:style w:type="paragraph" w:styleId="ad">
    <w:name w:val="TOC Heading"/>
    <w:basedOn w:val="1"/>
    <w:next w:val="a"/>
    <w:uiPriority w:val="39"/>
    <w:semiHidden/>
    <w:unhideWhenUsed/>
    <w:qFormat/>
    <w:rsid w:val="00BF7382"/>
    <w:pPr>
      <w:keepLines/>
      <w:widowControl/>
      <w:spacing w:before="480" w:line="276" w:lineRule="auto"/>
      <w:jc w:val="left"/>
      <w:outlineLvl w:val="9"/>
    </w:pPr>
    <w:rPr>
      <w:b/>
      <w:bCs/>
      <w:color w:val="365F91" w:themeColor="accent1" w:themeShade="BF"/>
      <w:kern w:val="0"/>
      <w:sz w:val="28"/>
      <w:szCs w:val="28"/>
    </w:rPr>
  </w:style>
  <w:style w:type="paragraph" w:styleId="12">
    <w:name w:val="toc 1"/>
    <w:basedOn w:val="a"/>
    <w:next w:val="a"/>
    <w:autoRedefine/>
    <w:uiPriority w:val="39"/>
    <w:unhideWhenUsed/>
    <w:qFormat/>
    <w:rsid w:val="00D65590"/>
    <w:pPr>
      <w:tabs>
        <w:tab w:val="left" w:pos="426"/>
        <w:tab w:val="right" w:leader="dot" w:pos="10621"/>
      </w:tabs>
    </w:pPr>
  </w:style>
  <w:style w:type="character" w:styleId="ae">
    <w:name w:val="Hyperlink"/>
    <w:basedOn w:val="a0"/>
    <w:uiPriority w:val="99"/>
    <w:unhideWhenUsed/>
    <w:rsid w:val="000E33B4"/>
    <w:rPr>
      <w:color w:val="0000FF" w:themeColor="hyperlink"/>
      <w:u w:val="single"/>
    </w:rPr>
  </w:style>
  <w:style w:type="paragraph" w:styleId="2">
    <w:name w:val="toc 2"/>
    <w:basedOn w:val="a"/>
    <w:next w:val="a"/>
    <w:autoRedefine/>
    <w:uiPriority w:val="39"/>
    <w:semiHidden/>
    <w:unhideWhenUsed/>
    <w:qFormat/>
    <w:rsid w:val="00D65590"/>
    <w:pPr>
      <w:widowControl/>
      <w:spacing w:after="100" w:line="276" w:lineRule="auto"/>
      <w:ind w:left="220"/>
      <w:jc w:val="left"/>
    </w:pPr>
    <w:rPr>
      <w:kern w:val="0"/>
      <w:sz w:val="22"/>
    </w:rPr>
  </w:style>
  <w:style w:type="paragraph" w:styleId="3">
    <w:name w:val="toc 3"/>
    <w:basedOn w:val="a"/>
    <w:next w:val="a"/>
    <w:autoRedefine/>
    <w:uiPriority w:val="39"/>
    <w:semiHidden/>
    <w:unhideWhenUsed/>
    <w:qFormat/>
    <w:rsid w:val="00D65590"/>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F7382"/>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83AA1"/>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383AA1"/>
    <w:rPr>
      <w:rFonts w:asciiTheme="majorHAnsi" w:eastAsiaTheme="majorEastAsia" w:hAnsiTheme="majorHAnsi" w:cstheme="majorBidi"/>
      <w:sz w:val="18"/>
      <w:szCs w:val="18"/>
    </w:rPr>
  </w:style>
  <w:style w:type="paragraph" w:styleId="a5">
    <w:name w:val="List Paragraph"/>
    <w:basedOn w:val="a"/>
    <w:uiPriority w:val="34"/>
    <w:qFormat/>
    <w:rsid w:val="00F52DE9"/>
    <w:pPr>
      <w:ind w:leftChars="400" w:left="840"/>
    </w:pPr>
  </w:style>
  <w:style w:type="paragraph" w:customStyle="1" w:styleId="11">
    <w:name w:val="標準_字下げ_1字"/>
    <w:basedOn w:val="a"/>
    <w:rsid w:val="008F0150"/>
    <w:pPr>
      <w:ind w:leftChars="100" w:left="200" w:rightChars="100" w:right="100" w:hangingChars="100" w:hanging="100"/>
    </w:pPr>
    <w:rPr>
      <w:rFonts w:ascii="ＭＳ ゴシック" w:eastAsia="ＭＳ ゴシック" w:hAnsi="ＭＳ ゴシック" w:cs="Times New Roman"/>
      <w:sz w:val="18"/>
      <w:szCs w:val="18"/>
    </w:rPr>
  </w:style>
  <w:style w:type="paragraph" w:customStyle="1" w:styleId="a6">
    <w:name w:val="章見出し_小"/>
    <w:rsid w:val="008F0150"/>
    <w:rPr>
      <w:rFonts w:ascii="Century" w:eastAsia="ＭＳ Ｐゴシック" w:hAnsi="Century" w:cs="Times New Roman"/>
      <w:b/>
      <w:bCs/>
      <w:szCs w:val="24"/>
    </w:rPr>
  </w:style>
  <w:style w:type="paragraph" w:styleId="Web">
    <w:name w:val="Normal (Web)"/>
    <w:basedOn w:val="a"/>
    <w:uiPriority w:val="99"/>
    <w:semiHidden/>
    <w:unhideWhenUsed/>
    <w:rsid w:val="0094347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7">
    <w:name w:val="Table Grid"/>
    <w:basedOn w:val="a1"/>
    <w:uiPriority w:val="59"/>
    <w:rsid w:val="005A0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F5AE9"/>
    <w:pPr>
      <w:tabs>
        <w:tab w:val="center" w:pos="4252"/>
        <w:tab w:val="right" w:pos="8504"/>
      </w:tabs>
      <w:snapToGrid w:val="0"/>
    </w:pPr>
  </w:style>
  <w:style w:type="character" w:customStyle="1" w:styleId="a9">
    <w:name w:val="ヘッダー (文字)"/>
    <w:basedOn w:val="a0"/>
    <w:link w:val="a8"/>
    <w:uiPriority w:val="99"/>
    <w:rsid w:val="000F5AE9"/>
  </w:style>
  <w:style w:type="paragraph" w:styleId="aa">
    <w:name w:val="footer"/>
    <w:basedOn w:val="a"/>
    <w:link w:val="ab"/>
    <w:uiPriority w:val="99"/>
    <w:unhideWhenUsed/>
    <w:rsid w:val="000F5AE9"/>
    <w:pPr>
      <w:tabs>
        <w:tab w:val="center" w:pos="4252"/>
        <w:tab w:val="right" w:pos="8504"/>
      </w:tabs>
      <w:snapToGrid w:val="0"/>
    </w:pPr>
  </w:style>
  <w:style w:type="character" w:customStyle="1" w:styleId="ab">
    <w:name w:val="フッター (文字)"/>
    <w:basedOn w:val="a0"/>
    <w:link w:val="aa"/>
    <w:uiPriority w:val="99"/>
    <w:rsid w:val="000F5AE9"/>
  </w:style>
  <w:style w:type="character" w:styleId="ac">
    <w:name w:val="Emphasis"/>
    <w:basedOn w:val="a0"/>
    <w:uiPriority w:val="20"/>
    <w:qFormat/>
    <w:rsid w:val="001434A7"/>
    <w:rPr>
      <w:i/>
      <w:iCs/>
    </w:rPr>
  </w:style>
  <w:style w:type="character" w:customStyle="1" w:styleId="apple-converted-space">
    <w:name w:val="apple-converted-space"/>
    <w:basedOn w:val="a0"/>
    <w:rsid w:val="008A2599"/>
  </w:style>
  <w:style w:type="character" w:customStyle="1" w:styleId="10">
    <w:name w:val="見出し 1 (文字)"/>
    <w:basedOn w:val="a0"/>
    <w:link w:val="1"/>
    <w:uiPriority w:val="9"/>
    <w:rsid w:val="00BF7382"/>
    <w:rPr>
      <w:rFonts w:asciiTheme="majorHAnsi" w:eastAsiaTheme="majorEastAsia" w:hAnsiTheme="majorHAnsi" w:cstheme="majorBidi"/>
      <w:sz w:val="24"/>
      <w:szCs w:val="24"/>
    </w:rPr>
  </w:style>
  <w:style w:type="paragraph" w:styleId="ad">
    <w:name w:val="TOC Heading"/>
    <w:basedOn w:val="1"/>
    <w:next w:val="a"/>
    <w:uiPriority w:val="39"/>
    <w:semiHidden/>
    <w:unhideWhenUsed/>
    <w:qFormat/>
    <w:rsid w:val="00BF7382"/>
    <w:pPr>
      <w:keepLines/>
      <w:widowControl/>
      <w:spacing w:before="480" w:line="276" w:lineRule="auto"/>
      <w:jc w:val="left"/>
      <w:outlineLvl w:val="9"/>
    </w:pPr>
    <w:rPr>
      <w:b/>
      <w:bCs/>
      <w:color w:val="365F91" w:themeColor="accent1" w:themeShade="BF"/>
      <w:kern w:val="0"/>
      <w:sz w:val="28"/>
      <w:szCs w:val="28"/>
    </w:rPr>
  </w:style>
  <w:style w:type="paragraph" w:styleId="12">
    <w:name w:val="toc 1"/>
    <w:basedOn w:val="a"/>
    <w:next w:val="a"/>
    <w:autoRedefine/>
    <w:uiPriority w:val="39"/>
    <w:unhideWhenUsed/>
    <w:qFormat/>
    <w:rsid w:val="00D65590"/>
    <w:pPr>
      <w:tabs>
        <w:tab w:val="left" w:pos="426"/>
        <w:tab w:val="right" w:leader="dot" w:pos="10621"/>
      </w:tabs>
    </w:pPr>
  </w:style>
  <w:style w:type="character" w:styleId="ae">
    <w:name w:val="Hyperlink"/>
    <w:basedOn w:val="a0"/>
    <w:uiPriority w:val="99"/>
    <w:unhideWhenUsed/>
    <w:rsid w:val="000E33B4"/>
    <w:rPr>
      <w:color w:val="0000FF" w:themeColor="hyperlink"/>
      <w:u w:val="single"/>
    </w:rPr>
  </w:style>
  <w:style w:type="paragraph" w:styleId="2">
    <w:name w:val="toc 2"/>
    <w:basedOn w:val="a"/>
    <w:next w:val="a"/>
    <w:autoRedefine/>
    <w:uiPriority w:val="39"/>
    <w:semiHidden/>
    <w:unhideWhenUsed/>
    <w:qFormat/>
    <w:rsid w:val="00D65590"/>
    <w:pPr>
      <w:widowControl/>
      <w:spacing w:after="100" w:line="276" w:lineRule="auto"/>
      <w:ind w:left="220"/>
      <w:jc w:val="left"/>
    </w:pPr>
    <w:rPr>
      <w:kern w:val="0"/>
      <w:sz w:val="22"/>
    </w:rPr>
  </w:style>
  <w:style w:type="paragraph" w:styleId="3">
    <w:name w:val="toc 3"/>
    <w:basedOn w:val="a"/>
    <w:next w:val="a"/>
    <w:autoRedefine/>
    <w:uiPriority w:val="39"/>
    <w:semiHidden/>
    <w:unhideWhenUsed/>
    <w:qFormat/>
    <w:rsid w:val="00D65590"/>
    <w:pPr>
      <w:widowControl/>
      <w:spacing w:after="100" w:line="276" w:lineRule="auto"/>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93327">
      <w:bodyDiv w:val="1"/>
      <w:marLeft w:val="0"/>
      <w:marRight w:val="0"/>
      <w:marTop w:val="0"/>
      <w:marBottom w:val="0"/>
      <w:divBdr>
        <w:top w:val="none" w:sz="0" w:space="0" w:color="auto"/>
        <w:left w:val="none" w:sz="0" w:space="0" w:color="auto"/>
        <w:bottom w:val="none" w:sz="0" w:space="0" w:color="auto"/>
        <w:right w:val="none" w:sz="0" w:space="0" w:color="auto"/>
      </w:divBdr>
    </w:div>
    <w:div w:id="1373193533">
      <w:bodyDiv w:val="1"/>
      <w:marLeft w:val="0"/>
      <w:marRight w:val="0"/>
      <w:marTop w:val="0"/>
      <w:marBottom w:val="0"/>
      <w:divBdr>
        <w:top w:val="none" w:sz="0" w:space="0" w:color="auto"/>
        <w:left w:val="none" w:sz="0" w:space="0" w:color="auto"/>
        <w:bottom w:val="none" w:sz="0" w:space="0" w:color="auto"/>
        <w:right w:val="none" w:sz="0" w:space="0" w:color="auto"/>
      </w:divBdr>
    </w:div>
    <w:div w:id="1426149716">
      <w:bodyDiv w:val="1"/>
      <w:marLeft w:val="0"/>
      <w:marRight w:val="0"/>
      <w:marTop w:val="0"/>
      <w:marBottom w:val="0"/>
      <w:divBdr>
        <w:top w:val="none" w:sz="0" w:space="0" w:color="auto"/>
        <w:left w:val="none" w:sz="0" w:space="0" w:color="auto"/>
        <w:bottom w:val="none" w:sz="0" w:space="0" w:color="auto"/>
        <w:right w:val="none" w:sz="0" w:space="0" w:color="auto"/>
      </w:divBdr>
    </w:div>
    <w:div w:id="202416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0.png"/><Relationship Id="rId133" Type="http://schemas.openxmlformats.org/officeDocument/2006/relationships/oleObject" Target="embeddings/oleObject3.bin"/><Relationship Id="rId138" Type="http://schemas.openxmlformats.org/officeDocument/2006/relationships/image" Target="media/image124.png"/><Relationship Id="rId154" Type="http://schemas.openxmlformats.org/officeDocument/2006/relationships/image" Target="media/image139.png"/><Relationship Id="rId159"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5.png"/><Relationship Id="rId144" Type="http://schemas.openxmlformats.org/officeDocument/2006/relationships/image" Target="media/image130.png"/><Relationship Id="rId149" Type="http://schemas.openxmlformats.org/officeDocument/2006/relationships/image" Target="media/image134.png"/><Relationship Id="rId5" Type="http://schemas.microsoft.com/office/2007/relationships/stylesWithEffects" Target="stylesWithEffects.xml"/><Relationship Id="rId90" Type="http://schemas.openxmlformats.org/officeDocument/2006/relationships/image" Target="media/image80.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5.png"/><Relationship Id="rId155"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oleObject" Target="embeddings/oleObject2.bin"/><Relationship Id="rId129" Type="http://schemas.openxmlformats.org/officeDocument/2006/relationships/image" Target="media/image11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19.png"/><Relationship Id="rId140" Type="http://schemas.openxmlformats.org/officeDocument/2006/relationships/image" Target="media/image126.png"/><Relationship Id="rId145" Type="http://schemas.openxmlformats.org/officeDocument/2006/relationships/oleObject" Target="embeddings/oleObject4.bin"/><Relationship Id="rId153"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4.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1.bin"/><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bizcrm.gnext.asia/index.xhtml?s=L21vZHVsZXMvaXNzdWUvc2hvdy54aHRtbA==" TargetMode="External"/><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7.png"/><Relationship Id="rId135" Type="http://schemas.openxmlformats.org/officeDocument/2006/relationships/image" Target="media/image121.png"/><Relationship Id="rId143" Type="http://schemas.openxmlformats.org/officeDocument/2006/relationships/image" Target="media/image129.png"/><Relationship Id="rId148" Type="http://schemas.openxmlformats.org/officeDocument/2006/relationships/image" Target="media/image133.png"/><Relationship Id="rId151" Type="http://schemas.openxmlformats.org/officeDocument/2006/relationships/image" Target="media/image136.png"/><Relationship Id="rId156"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image" Target="media/image131.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hyperlink" Target="https://bizcrm.gnext.asia/index.xhtml?s=L21vZHVsZXMvaXNzdWUvc2hvdy54aHRtbA=="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8.png"/><Relationship Id="rId136" Type="http://schemas.openxmlformats.org/officeDocument/2006/relationships/image" Target="media/image122.png"/><Relationship Id="rId15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3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3.png"/><Relationship Id="rId147" Type="http://schemas.openxmlformats.org/officeDocument/2006/relationships/image" Target="media/image132.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8.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4.png"/><Relationship Id="rId137" Type="http://schemas.openxmlformats.org/officeDocument/2006/relationships/image" Target="media/image123.png"/><Relationship Id="rId15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E6D6DAC0DC4EFC8AA9B94494F59340"/>
        <w:category>
          <w:name w:val="全般"/>
          <w:gallery w:val="placeholder"/>
        </w:category>
        <w:types>
          <w:type w:val="bbPlcHdr"/>
        </w:types>
        <w:behaviors>
          <w:behavior w:val="content"/>
        </w:behaviors>
        <w:guid w:val="{AA469AF7-E893-4DE2-8531-AB9C6CD2EC1C}"/>
      </w:docPartPr>
      <w:docPartBody>
        <w:p w:rsidR="00134F32" w:rsidRDefault="00134F32" w:rsidP="00134F32">
          <w:pPr>
            <w:pStyle w:val="FBE6D6DAC0DC4EFC8AA9B94494F59340"/>
          </w:pPr>
          <w:r>
            <w:rPr>
              <w:caps/>
              <w:color w:val="FFFFFF" w:themeColor="background1"/>
              <w:lang w:val="ja-JP"/>
            </w:rPr>
            <w:t>[</w:t>
          </w:r>
          <w:r>
            <w:rPr>
              <w:caps/>
              <w:color w:val="FFFFFF" w:themeColor="background1"/>
              <w:lang w:val="ja-JP"/>
            </w:rPr>
            <w:t>文書のタイトルを入力</w:t>
          </w:r>
          <w:r>
            <w:rPr>
              <w:caps/>
              <w:color w:val="FFFFFF" w:themeColor="background1"/>
              <w:lang w:val="ja-JP"/>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F32"/>
    <w:rsid w:val="00134F32"/>
    <w:rsid w:val="00991539"/>
    <w:rsid w:val="00A022DC"/>
    <w:rsid w:val="00C224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366924416646CFBB8D9F2F301F94D2">
    <w:name w:val="A7366924416646CFBB8D9F2F301F94D2"/>
    <w:rsid w:val="00134F32"/>
    <w:pPr>
      <w:widowControl w:val="0"/>
      <w:jc w:val="both"/>
    </w:pPr>
  </w:style>
  <w:style w:type="paragraph" w:customStyle="1" w:styleId="EA6C6602070F4DEB8BEFD8C3E891D2FC">
    <w:name w:val="EA6C6602070F4DEB8BEFD8C3E891D2FC"/>
    <w:rsid w:val="00134F32"/>
    <w:pPr>
      <w:widowControl w:val="0"/>
      <w:jc w:val="both"/>
    </w:pPr>
  </w:style>
  <w:style w:type="paragraph" w:customStyle="1" w:styleId="231DDDCEAB5648218DC8B22EF9D647C7">
    <w:name w:val="231DDDCEAB5648218DC8B22EF9D647C7"/>
    <w:rsid w:val="00134F32"/>
    <w:pPr>
      <w:widowControl w:val="0"/>
      <w:jc w:val="both"/>
    </w:pPr>
  </w:style>
  <w:style w:type="paragraph" w:customStyle="1" w:styleId="FBE6D6DAC0DC4EFC8AA9B94494F59340">
    <w:name w:val="FBE6D6DAC0DC4EFC8AA9B94494F59340"/>
    <w:rsid w:val="00134F32"/>
    <w:pPr>
      <w:widowControl w:val="0"/>
      <w:jc w:val="both"/>
    </w:pPr>
  </w:style>
  <w:style w:type="paragraph" w:customStyle="1" w:styleId="1E5C40CC07FB4E1DBBB91C7B8D8C46A1">
    <w:name w:val="1E5C40CC07FB4E1DBBB91C7B8D8C46A1"/>
    <w:rsid w:val="00134F32"/>
    <w:pPr>
      <w:widowControl w:val="0"/>
      <w:jc w:val="both"/>
    </w:pPr>
  </w:style>
  <w:style w:type="paragraph" w:customStyle="1" w:styleId="3428779C0DED4EFC83AEBEF096773F3A">
    <w:name w:val="3428779C0DED4EFC83AEBEF096773F3A"/>
    <w:rsid w:val="00991539"/>
    <w:pPr>
      <w:widowControl w:val="0"/>
      <w:jc w:val="both"/>
    </w:pPr>
  </w:style>
  <w:style w:type="paragraph" w:customStyle="1" w:styleId="2378C4C02E0C41A9AFE6A4C92B2125F5">
    <w:name w:val="2378C4C02E0C41A9AFE6A4C92B2125F5"/>
    <w:rsid w:val="00991539"/>
    <w:pPr>
      <w:widowControl w:val="0"/>
      <w:jc w:val="both"/>
    </w:pPr>
  </w:style>
  <w:style w:type="paragraph" w:customStyle="1" w:styleId="E9F25DB2622B422BBE44A81CEB7D2EBB">
    <w:name w:val="E9F25DB2622B422BBE44A81CEB7D2EBB"/>
    <w:rsid w:val="00991539"/>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366924416646CFBB8D9F2F301F94D2">
    <w:name w:val="A7366924416646CFBB8D9F2F301F94D2"/>
    <w:rsid w:val="00134F32"/>
    <w:pPr>
      <w:widowControl w:val="0"/>
      <w:jc w:val="both"/>
    </w:pPr>
  </w:style>
  <w:style w:type="paragraph" w:customStyle="1" w:styleId="EA6C6602070F4DEB8BEFD8C3E891D2FC">
    <w:name w:val="EA6C6602070F4DEB8BEFD8C3E891D2FC"/>
    <w:rsid w:val="00134F32"/>
    <w:pPr>
      <w:widowControl w:val="0"/>
      <w:jc w:val="both"/>
    </w:pPr>
  </w:style>
  <w:style w:type="paragraph" w:customStyle="1" w:styleId="231DDDCEAB5648218DC8B22EF9D647C7">
    <w:name w:val="231DDDCEAB5648218DC8B22EF9D647C7"/>
    <w:rsid w:val="00134F32"/>
    <w:pPr>
      <w:widowControl w:val="0"/>
      <w:jc w:val="both"/>
    </w:pPr>
  </w:style>
  <w:style w:type="paragraph" w:customStyle="1" w:styleId="FBE6D6DAC0DC4EFC8AA9B94494F59340">
    <w:name w:val="FBE6D6DAC0DC4EFC8AA9B94494F59340"/>
    <w:rsid w:val="00134F32"/>
    <w:pPr>
      <w:widowControl w:val="0"/>
      <w:jc w:val="both"/>
    </w:pPr>
  </w:style>
  <w:style w:type="paragraph" w:customStyle="1" w:styleId="1E5C40CC07FB4E1DBBB91C7B8D8C46A1">
    <w:name w:val="1E5C40CC07FB4E1DBBB91C7B8D8C46A1"/>
    <w:rsid w:val="00134F32"/>
    <w:pPr>
      <w:widowControl w:val="0"/>
      <w:jc w:val="both"/>
    </w:pPr>
  </w:style>
  <w:style w:type="paragraph" w:customStyle="1" w:styleId="3428779C0DED4EFC83AEBEF096773F3A">
    <w:name w:val="3428779C0DED4EFC83AEBEF096773F3A"/>
    <w:rsid w:val="00991539"/>
    <w:pPr>
      <w:widowControl w:val="0"/>
      <w:jc w:val="both"/>
    </w:pPr>
  </w:style>
  <w:style w:type="paragraph" w:customStyle="1" w:styleId="2378C4C02E0C41A9AFE6A4C92B2125F5">
    <w:name w:val="2378C4C02E0C41A9AFE6A4C92B2125F5"/>
    <w:rsid w:val="00991539"/>
    <w:pPr>
      <w:widowControl w:val="0"/>
      <w:jc w:val="both"/>
    </w:pPr>
  </w:style>
  <w:style w:type="paragraph" w:customStyle="1" w:styleId="E9F25DB2622B422BBE44A81CEB7D2EBB">
    <w:name w:val="E9F25DB2622B422BBE44A81CEB7D2EBB"/>
    <w:rsid w:val="0099153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6E9ABA-7046-414D-91E1-8D2AD0A59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10491</TotalTime>
  <Pages>47</Pages>
  <Words>3298</Words>
  <Characters>18804</Characters>
  <Application>Microsoft Office Word</Application>
  <DocSecurity>0</DocSecurity>
  <Lines>156</Lines>
  <Paragraphs>44</Paragraphs>
  <ScaleCrop>false</ScaleCrop>
  <HeadingPairs>
    <vt:vector size="2" baseType="variant">
      <vt:variant>
        <vt:lpstr>タイトル</vt:lpstr>
      </vt:variant>
      <vt:variant>
        <vt:i4>1</vt:i4>
      </vt:variant>
    </vt:vector>
  </HeadingPairs>
  <TitlesOfParts>
    <vt:vector size="1" baseType="lpstr">
      <vt:lpstr>Bizcrm　受付情報仕様書　ver1.0.0</vt:lpstr>
    </vt:vector>
  </TitlesOfParts>
  <Company>株式会社 ジーネクスト（GNEXT）</Company>
  <LinksUpToDate>false</LinksUpToDate>
  <CharactersWithSpaces>22058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Bizcrm　受付情報仕様書　ver1.0.0</dc:title>
  <dc:creator>owner</dc:creator>
  <cp:lastModifiedBy>owner</cp:lastModifiedBy>
  <cp:revision>357</cp:revision>
  <dcterms:created xsi:type="dcterms:W3CDTF">2017-05-08T04:49:00Z</dcterms:created>
  <dcterms:modified xsi:type="dcterms:W3CDTF">2017-06-30T04:48:00Z</dcterms:modified>
</cp:coreProperties>
</file>